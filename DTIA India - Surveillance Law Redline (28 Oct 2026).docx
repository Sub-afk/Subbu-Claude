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276"/>
        <w:jc w:val="left"/>
        <w:rPr>
          <w:ins w:id="9001" w:author="Claude" w:date="2026-10-28T00:00:00Z"/>
        </w:rPr>
      </w:pPr>
      <w:ins w:id="2" w:author="Claude" w:date="2026-10-28T00:00:00Z">
        <w:r>
          <w:rPr>
            <w:b/>
            <w:bCs/>
          </w:rPr>
          <w:t xml:space="preserve">Verification of Indian law position as at 28 October 2026</w:t>
        </w:r>
      </w:ins>
    </w:p>
    <w:p>
      <w:pPr>
        <w:spacing w:after="120" w:before="0" w:line="276"/>
        <w:jc w:val="left"/>
        <w:rPr>
          <w:ins w:id="9002" w:author="Claude" w:date="2026-10-28T00:00:00Z"/>
        </w:rPr>
      </w:pPr>
      <w:ins w:id="3" w:author="Claude" w:date="2026-10-28T00:00:00Z">
        <w:r>
          <w:rPr>
            <w:b w:val="false"/>
            <w:bCs w:val="false"/>
          </w:rPr>
          <w:t xml:space="preserve">Tracked changes show corrections and updates to the original DTIA text. Each change carries a comment giving the reason and the sources relied on: primary sources [P] (Gazette notifications, statutes, rules, judgments) first, then secondary sources [S]. Accepting all changes produces the updated text; rejecting all changes restores the original.</w:t>
        </w:r>
      </w:ins>
    </w:p>
    <w:p>
      <w:pPr>
        <w:spacing w:after="120" w:before="240" w:line="276"/>
        <w:jc w:val="left"/>
      </w:pPr>
      <w:r>
        <w:rPr>
          <w:b/>
          <w:bCs/>
        </w:rPr>
        <w:t xml:space="preserve">Factors in favor of a potential surveillance of the EU data and as per the risk analysis.</w:t>
      </w:r>
    </w:p>
    <w:p>
      <w:pPr>
        <w:spacing w:after="120" w:before="240" w:line="276"/>
        <w:jc w:val="left"/>
      </w:pPr>
      <w:r>
        <w:rPr>
          <w:b/>
          <w:bCs/>
        </w:rPr>
        <w:t xml:space="preserve">1. General.</w:t>
      </w:r>
    </w:p>
    <w:p>
      <w:pPr>
        <w:spacing w:after="120" w:before="0" w:line="276"/>
        <w:jc w:val="both"/>
      </w:pPr>
      <w:r>
        <w:rPr>
          <w:b w:val="false"/>
          <w:bCs w:val="false"/>
        </w:rPr>
        <w:t xml:space="preserve">The undetected implementation of surveillance equipment on data transfer lines, access to servers, implementation of Trojan horses or hacking of databases is always a risk. All Indian-based companies could be subject to clandestine surveillance or eavesdropping of Indian government authorities or similar authorities of other countries for data in transit or receive </w:t>
      </w:r>
      <w:commentRangeStart w:id="0"/>
      <w:del w:id="4" w:author="Claude" w:date="2026-10-28T00:00:00Z">
        <w:r>
          <w:rPr>
            <w:b w:val="false"/>
            <w:bCs w:val="false"/>
          </w:rPr>
          <w:delText xml:space="preserve">Foreign Intelligence Surveillance Act of 1978 orders</w:delText>
        </w:r>
      </w:del>
      <w:ins w:id="5" w:author="Claude" w:date="2026-10-28T00:00:00Z">
        <w:r>
          <w:rPr>
            <w:b w:val="false"/>
            <w:bCs w:val="false"/>
          </w:rPr>
          <w:t xml:space="preserve">directions under Indian law (see section 2 below)</w:t>
        </w:r>
      </w:ins>
      <w:commentRangeEnd w:id="0"/>
      <w:r>
        <w:commentReference w:id="0"/>
      </w:r>
      <w:r>
        <w:rPr>
          <w:b w:val="false"/>
          <w:bCs w:val="false"/>
        </w:rPr>
        <w:t xml:space="preserve"> to provide certain information, for instance by breaking the encryption key or hacking the network.</w:t>
      </w:r>
      <w:commentRangeStart w:id="46"/>
      <w:ins w:id="6" w:author="Claude" w:date="2026-10-28T00:00:00Z">
        <w:r>
          <w:rPr>
            <w:b w:val="false"/>
            <w:bCs w:val="false"/>
          </w:rPr>
          <w:t xml:space="preserve"> The United States Foreign Intelligence Surveillance Act of 1978 (FISA) is United States legislation and cannot be invoked by Indian authorities; it is relevant only to the extent that the data importer or its sub-processors are, or use, United States electronic communication service providers (for example, US-based cloud or email services).</w:t>
        </w:r>
      </w:ins>
      <w:commentRangeEnd w:id="46"/>
      <w:r>
        <w:commentReference w:id="46"/>
      </w:r>
      <w:commentRangeStart w:id="44"/>
      <w:ins w:id="7" w:author="Claude" w:date="2026-10-28T00:00:00Z">
        <w:r>
          <w:rPr>
            <w:b w:val="false"/>
            <w:bCs w:val="false"/>
          </w:rPr>
          <w:t xml:space="preserve"> For transfers to certified US recipients, the EU–US Data Privacy Framework adequacy decision was upheld by the General Court on 3 September 2025 (Latombe v. Commission, Case T-553/23); an appeal (Case C-703/25 P) is pending before the Court of Justice.</w:t>
        </w:r>
      </w:ins>
      <w:commentRangeEnd w:id="44"/>
      <w:r>
        <w:commentReference w:id="44"/>
      </w:r>
      <w:r>
        <w:rPr>
          <w:b w:val="false"/>
          <w:bCs w:val="false"/>
        </w:rPr>
        <w:t xml:space="preserve"> Awareness of any clandestine surveillance of Indian government affecting EU data is not present as of right now, and clandestine surveillance is always a risk for companies such as firms that are big and operating globally. However, it is likely that such firms would be unaware of such clandestine surveillance affecting their network and EU data if such were to occur. We can also not exclude that Indian government agencies cooperate with their counterparts in the EU or the UK to obtain data from clandestine surveillance through them.</w:t>
      </w:r>
    </w:p>
    <w:p>
      <w:pPr>
        <w:spacing w:after="120" w:before="240" w:line="276"/>
        <w:jc w:val="left"/>
      </w:pPr>
      <w:r>
        <w:rPr>
          <w:b/>
          <w:bCs/>
        </w:rPr>
        <w:t xml:space="preserve">2. The specifics.</w:t>
      </w:r>
    </w:p>
    <w:p>
      <w:pPr>
        <w:spacing w:after="120" w:before="240" w:line="276"/>
        <w:jc w:val="left"/>
      </w:pPr>
      <w:r>
        <w:rPr>
          <w:b/>
          <w:bCs/>
        </w:rPr>
        <w:t xml:space="preserve">Information Technology Act 2000, the IT Act.</w:t>
      </w:r>
    </w:p>
    <w:p>
      <w:pPr>
        <w:spacing w:after="120" w:before="0" w:line="276"/>
        <w:jc w:val="both"/>
      </w:pPr>
      <w:r>
        <w:rPr>
          <w:b w:val="false"/>
          <w:bCs w:val="false"/>
        </w:rPr>
        <w:t xml:space="preserve">Section 69 of the IT Act empowers the central and state governments to direct any agencies of the appropriate government to intercept, monitor, or decrypt or cause to be intercepted or monitored or decrypted any information generated, transmitted, received or stored in any computer resource. Such direction may be provided by the central </w:t>
      </w:r>
      <w:commentRangeStart w:id="1"/>
      <w:del w:id="8" w:author="Claude" w:date="2026-10-28T00:00:00Z">
        <w:r>
          <w:rPr>
            <w:b w:val="false"/>
            <w:bCs w:val="false"/>
          </w:rPr>
          <w:delText xml:space="preserve">and</w:delText>
        </w:r>
      </w:del>
      <w:ins w:id="9" w:author="Claude" w:date="2026-10-28T00:00:00Z">
        <w:r>
          <w:rPr>
            <w:b w:val="false"/>
            <w:bCs w:val="false"/>
          </w:rPr>
          <w:t xml:space="preserve">or</w:t>
        </w:r>
      </w:ins>
      <w:r>
        <w:rPr>
          <w:b w:val="false"/>
          <w:bCs w:val="false"/>
        </w:rPr>
        <w:t xml:space="preserve"> state governments or any </w:t>
      </w:r>
      <w:del w:id="10" w:author="Claude" w:date="2026-10-28T00:00:00Z">
        <w:r>
          <w:rPr>
            <w:b w:val="false"/>
            <w:bCs w:val="false"/>
          </w:rPr>
          <w:delText xml:space="preserve">authorized officers authorized by such governments</w:delText>
        </w:r>
      </w:del>
      <w:ins w:id="11" w:author="Claude" w:date="2026-10-28T00:00:00Z">
        <w:r>
          <w:rPr>
            <w:b w:val="false"/>
            <w:bCs w:val="false"/>
          </w:rPr>
          <w:t xml:space="preserve">of their officers specially authorised in this behalf, for reasons to be recorded in writing,</w:t>
        </w:r>
      </w:ins>
      <w:r>
        <w:rPr>
          <w:b w:val="false"/>
          <w:bCs w:val="false"/>
        </w:rPr>
        <w:t xml:space="preserve"> in the interest of sovereignty</w:t>
      </w:r>
      <w:del w:id="12" w:author="Claude" w:date="2026-10-28T00:00:00Z">
        <w:r>
          <w:rPr>
            <w:b w:val="false"/>
            <w:bCs w:val="false"/>
          </w:rPr>
          <w:delText xml:space="preserve">, integrity, security of the state of India and defense of India</w:delText>
        </w:r>
      </w:del>
      <w:ins w:id="13" w:author="Claude" w:date="2026-10-28T00:00:00Z">
        <w:r>
          <w:rPr>
            <w:b w:val="false"/>
            <w:bCs w:val="false"/>
          </w:rPr>
          <w:t xml:space="preserve"> or integrity of India, defence of India, security of the State</w:t>
        </w:r>
      </w:ins>
      <w:commentRangeEnd w:id="1"/>
      <w:r>
        <w:commentReference w:id="1"/>
      </w:r>
      <w:r>
        <w:rPr>
          <w:b w:val="false"/>
          <w:bCs w:val="false"/>
        </w:rPr>
        <w:t xml:space="preserve">, friendly relations with foreign states, public order, or for preventing incitement to the commission of any cognizable offense relating to the above, or for investigation of any offense.</w:t>
      </w:r>
    </w:p>
    <w:p>
      <w:pPr>
        <w:spacing w:after="120" w:before="0" w:line="276"/>
        <w:jc w:val="both"/>
      </w:pPr>
      <w:r>
        <w:rPr>
          <w:b w:val="false"/>
          <w:bCs w:val="false"/>
        </w:rPr>
        <w:t xml:space="preserve">Furthermore, Section 69B of the IT Act grants the central government power to authorize any government agency by notification in the Official Gazette to monitor and collect traffic data, that is, data identifying or purporting to </w:t>
      </w:r>
      <w:del w:id="14" w:author="Claude" w:date="2026-10-28T00:00:00Z">
        <w:r>
          <w:rPr>
            <w:b w:val="false"/>
            <w:bCs w:val="false"/>
          </w:rPr>
          <w:delText xml:space="preserve">the identity of</w:delText>
        </w:r>
      </w:del>
      <w:ins w:id="15" w:author="Claude" w:date="2026-10-28T00:00:00Z">
        <w:r>
          <w:rPr>
            <w:b w:val="false"/>
            <w:bCs w:val="false"/>
          </w:rPr>
          <w:t xml:space="preserve">identify</w:t>
        </w:r>
      </w:ins>
      <w:r>
        <w:rPr>
          <w:b w:val="false"/>
          <w:bCs w:val="false"/>
        </w:rPr>
        <w:t xml:space="preserve"> any person, computer system or computer network, or location to or from which the communication is or may be transmitted, and includes communications origin, destination, route, time, data, size, duration or type of underlying service, and any other information</w:t>
      </w:r>
      <w:ins w:id="16" w:author="Claude" w:date="2026-10-28T00:00:00Z">
        <w:r>
          <w:rPr>
            <w:b w:val="false"/>
            <w:bCs w:val="false"/>
          </w:rPr>
          <w:t xml:space="preserve">, in order</w:t>
        </w:r>
      </w:ins>
      <w:r>
        <w:rPr>
          <w:b w:val="false"/>
          <w:bCs w:val="false"/>
        </w:rPr>
        <w:t xml:space="preserve"> to enhance cybersecurity</w:t>
      </w:r>
      <w:del w:id="17" w:author="Claude" w:date="2026-10-28T00:00:00Z">
        <w:r>
          <w:rPr>
            <w:b w:val="false"/>
            <w:bCs w:val="false"/>
          </w:rPr>
          <w:delText xml:space="preserve">,</w:delText>
        </w:r>
      </w:del>
      <w:ins w:id="18" w:author="Claude" w:date="2026-10-28T00:00:00Z">
        <w:r>
          <w:rPr>
            <w:b w:val="false"/>
            <w:bCs w:val="false"/>
          </w:rPr>
          <w:t xml:space="preserve"> and for the</w:t>
        </w:r>
      </w:ins>
      <w:r>
        <w:rPr>
          <w:b w:val="false"/>
          <w:bCs w:val="false"/>
        </w:rPr>
        <w:t xml:space="preserve"> identification, analysis and prevention of intrusion or spread of </w:t>
      </w:r>
      <w:commentRangeStart w:id="2"/>
      <w:del w:id="19" w:author="Claude" w:date="2026-10-28T00:00:00Z">
        <w:r>
          <w:rPr>
            <w:b w:val="false"/>
            <w:bCs w:val="false"/>
          </w:rPr>
          <w:delText xml:space="preserve">a computer containment</w:delText>
        </w:r>
      </w:del>
      <w:ins w:id="20" w:author="Claude" w:date="2026-10-28T00:00:00Z">
        <w:r>
          <w:rPr>
            <w:b w:val="false"/>
            <w:bCs w:val="false"/>
          </w:rPr>
          <w:t xml:space="preserve">computer contaminant in the country</w:t>
        </w:r>
      </w:ins>
      <w:commentRangeEnd w:id="2"/>
      <w:r>
        <w:commentReference w:id="2"/>
      </w:r>
      <w:r>
        <w:rPr>
          <w:b w:val="false"/>
          <w:bCs w:val="false"/>
        </w:rPr>
        <w:t xml:space="preserve">. </w:t>
      </w:r>
      <w:commentRangeStart w:id="3"/>
      <w:del w:id="21" w:author="Claude" w:date="2026-10-28T00:00:00Z">
        <w:r>
          <w:rPr>
            <w:b w:val="false"/>
            <w:bCs w:val="false"/>
          </w:rPr>
          <w:delText xml:space="preserve">The intermediary or persons in charge of such computer resources, when called upon, are required to extend all facilities and technical assistance to facilitate such interception, monitoring or decryption, or face imprisonment and/or fines for non-compliance.</w:delText>
        </w:r>
      </w:del>
      <w:ins w:id="22" w:author="Claude" w:date="2026-10-28T00:00:00Z">
        <w:r>
          <w:rPr>
            <w:b w:val="false"/>
            <w:bCs w:val="false"/>
          </w:rPr>
          <w:t xml:space="preserve">Under Section 69(3) and (4) of the IT Act, the subscriber, intermediary or any person in charge of the computer resource must, when called upon, extend all facilities and technical assistance for such interception, monitoring or decryption, failing which they face imprisonment of up to seven years and a fine. Under Section 69B(2) and (4), the intermediary or person in charge of the computer resource must provide technical assistance and online access to the authorised agency for the collection of traffic data; an intermediary that intentionally or knowingly fails to do so faces imprisonment of up to three years and a fine. The Section 69(3) obligation extends to a subscriber, which would include the data importer itself (for example, where it is required to decrypt information that it holds).</w:t>
        </w:r>
      </w:ins>
      <w:commentRangeEnd w:id="3"/>
      <w:r>
        <w:commentReference w:id="3"/>
      </w:r>
    </w:p>
    <w:p>
      <w:pPr>
        <w:spacing w:after="120" w:before="0" w:line="276"/>
        <w:jc w:val="both"/>
      </w:pPr>
      <w:commentRangeStart w:id="4"/>
      <w:r>
        <w:rPr>
          <w:b w:val="false"/>
          <w:bCs w:val="false"/>
        </w:rPr>
        <w:t xml:space="preserve">Section 75 of the IT Act extends the applicability of the IT Act to offense or contravention committed outside India by any person irrespective of his nationality if the act or conduct constituting the offense or contravention involves a computer, computer system or computer network located in India.</w:t>
      </w:r>
      <w:commentRangeEnd w:id="4"/>
      <w:r>
        <w:commentReference w:id="4"/>
      </w:r>
    </w:p>
    <w:p>
      <w:pPr>
        <w:spacing w:after="120" w:before="0" w:line="276"/>
        <w:jc w:val="both"/>
      </w:pPr>
      <w:r>
        <w:rPr>
          <w:b w:val="false"/>
          <w:bCs w:val="false"/>
        </w:rPr>
        <w:t xml:space="preserve">In this regard, the </w:t>
      </w:r>
      <w:commentRangeStart w:id="5"/>
      <w:del w:id="23" w:author="Claude" w:date="2026-10-28T00:00:00Z">
        <w:r>
          <w:rPr>
            <w:b w:val="false"/>
            <w:bCs w:val="false"/>
          </w:rPr>
          <w:delText xml:space="preserve">information technology procedure and safeguards for interception, monitoring and decryption of information rules 2009, the interception rules,</w:delText>
        </w:r>
      </w:del>
      <w:ins w:id="24" w:author="Claude" w:date="2026-10-28T00:00:00Z">
        <w:r>
          <w:rPr>
            <w:b w:val="false"/>
            <w:bCs w:val="false"/>
          </w:rPr>
          <w:t xml:space="preserve">Information Technology (Procedure and Safeguards for Interception, Monitoring and Decryption of Information) Rules, 2009 (the Interception Rules)</w:t>
        </w:r>
      </w:ins>
      <w:r>
        <w:rPr>
          <w:b w:val="false"/>
          <w:bCs w:val="false"/>
        </w:rPr>
        <w:t xml:space="preserve"> and the </w:t>
      </w:r>
      <w:del w:id="25" w:author="Claude" w:date="2026-10-28T00:00:00Z">
        <w:r>
          <w:rPr>
            <w:b w:val="false"/>
            <w:bCs w:val="false"/>
          </w:rPr>
          <w:delText xml:space="preserve">information technology procedure and safeguards for monitoring and collecting traffic data or information rules of 2009, the monitoring rules,</w:delText>
        </w:r>
      </w:del>
      <w:ins w:id="26" w:author="Claude" w:date="2026-10-28T00:00:00Z">
        <w:r>
          <w:rPr>
            <w:b w:val="false"/>
            <w:bCs w:val="false"/>
          </w:rPr>
          <w:t xml:space="preserve">Information Technology (Procedure and Safeguards for Monitoring and Collecting Traffic Data or Information) Rules, 2009 (the Monitoring Rules)</w:t>
        </w:r>
      </w:ins>
      <w:r>
        <w:rPr>
          <w:b w:val="false"/>
          <w:bCs w:val="false"/>
        </w:rPr>
        <w:t xml:space="preserve"> set out the procedural law for any cyber surveillance conducted under Section</w:t>
      </w:r>
      <w:del w:id="27" w:author="Claude" w:date="2026-10-28T00:00:00Z">
        <w:r>
          <w:rPr>
            <w:b w:val="false"/>
            <w:bCs w:val="false"/>
          </w:rPr>
          <w:delText xml:space="preserve"> 69</w:delText>
        </w:r>
      </w:del>
      <w:ins w:id="28" w:author="Claude" w:date="2026-10-28T00:00:00Z">
        <w:r>
          <w:rPr>
            <w:b w:val="false"/>
            <w:bCs w:val="false"/>
          </w:rPr>
          <w:t xml:space="preserve">s 69 and 69B, respectively,</w:t>
        </w:r>
      </w:ins>
      <w:r>
        <w:rPr>
          <w:b w:val="false"/>
          <w:bCs w:val="false"/>
        </w:rPr>
        <w:t xml:space="preserve"> of the Information Technology Act, including interception, monitoring and decryption of information and monitoring and collecting traffic data processed through a computer resource.</w:t>
      </w:r>
      <w:ins w:id="29" w:author="Claude" w:date="2026-10-28T00:00:00Z">
        <w:r>
          <w:rPr>
            <w:b w:val="false"/>
            <w:bCs w:val="false"/>
          </w:rPr>
          <w:t xml:space="preserve"> Both sets of rules remain in force. The Interception Rules were amended on 26 February 2024 so that the competent authority (the Union or State Home Secretary), and not only the security agency, must destroy records of interception, monitoring and decryption, generally every six months (rule 23(1)).</w:t>
        </w:r>
      </w:ins>
      <w:commentRangeEnd w:id="5"/>
      <w:r>
        <w:commentReference w:id="5"/>
      </w:r>
    </w:p>
    <w:p>
      <w:pPr>
        <w:spacing w:after="120" w:before="0" w:line="276"/>
        <w:jc w:val="both"/>
      </w:pPr>
      <w:commentRangeStart w:id="32"/>
      <w:ins w:id="30" w:author="Claude" w:date="2026-10-28T00:00:00Z">
        <w:r>
          <w:rPr>
            <w:b w:val="false"/>
            <w:bCs w:val="false"/>
          </w:rPr>
          <w:t xml:space="preserve">The Information Technology (Intermediary Guidelines and Digital Media Ethics Code) Rules, 2021 (the Intermediary Rules), made under the IT Act, also facilitate government access to data held by intermediaries, which include the email, messaging, cloud and hosting providers that the data importer may use. Under rule 3(1)(j), an intermediary must, as soon as possible and not later than seventy-two hours after receiving an order, provide information under its control or possession, or assistance, to a government agency lawfully authorised for investigative, protective or cyber security activities, for verification of identity, for the prevention, detection, investigation or prosecution of offences, or for cyber security incidents. Under rule 4(2), a significant social media intermediary providing messaging services must enable identification of the first originator of information when required by a court order or by an order of the competent authority under Section 69 of the IT Act; WhatsApp's challenge to this traceability requirement remains pending before the Delhi High Court (next listed on 17 November 2026). The Intermediary Rules were last amended with effect from 20 February 2026 (G.S.R. 120(E), dated 10 February 2026), principally to regulate synthetically generated information and to shorten takedown timelines (for example, to three hours for unlawful content notified by a court or the government under rule 3(1)(d)); the access obligations in rules 3(1)(j) and 4(2) continue to apply.</w:t>
        </w:r>
      </w:ins>
      <w:commentRangeEnd w:id="32"/>
      <w:r>
        <w:commentReference w:id="32"/>
      </w:r>
    </w:p>
    <w:p>
      <w:pPr>
        <w:spacing w:after="120" w:before="0" w:line="276"/>
        <w:jc w:val="both"/>
      </w:pPr>
      <w:commentRangeStart w:id="6"/>
      <w:del w:id="31" w:author="Claude" w:date="2026-10-28T00:00:00Z">
        <w:r>
          <w:rPr>
            <w:b w:val="false"/>
            <w:bCs w:val="false"/>
          </w:rPr>
          <w:delText xml:space="preserve">pursuant</w:delText>
        </w:r>
      </w:del>
      <w:ins w:id="32" w:author="Claude" w:date="2026-10-28T00:00:00Z">
        <w:r>
          <w:rPr>
            <w:b w:val="false"/>
            <w:bCs w:val="false"/>
          </w:rPr>
          <w:t xml:space="preserve">Pursuant</w:t>
        </w:r>
      </w:ins>
      <w:r>
        <w:rPr>
          <w:b w:val="false"/>
          <w:bCs w:val="false"/>
        </w:rPr>
        <w:t xml:space="preserve"> to </w:t>
      </w:r>
      <w:ins w:id="33" w:author="Claude" w:date="2026-10-28T00:00:00Z">
        <w:r>
          <w:rPr>
            <w:b w:val="false"/>
            <w:bCs w:val="false"/>
          </w:rPr>
          <w:t xml:space="preserve">the proviso to </w:t>
        </w:r>
      </w:ins>
      <w:r>
        <w:rPr>
          <w:b w:val="false"/>
          <w:bCs w:val="false"/>
        </w:rPr>
        <w:t xml:space="preserve">rule 6(1) of the </w:t>
      </w:r>
      <w:del w:id="34" w:author="Claude" w:date="2026-10-28T00:00:00Z">
        <w:r>
          <w:rPr>
            <w:b w:val="false"/>
            <w:bCs w:val="false"/>
          </w:rPr>
          <w:delText xml:space="preserve">information technology reasonable security practices and procedures and sensitive personal data or information rules 2011, the SPDI rules. Sensitive</w:delText>
        </w:r>
      </w:del>
      <w:ins w:id="35" w:author="Claude" w:date="2026-10-28T00:00:00Z">
        <w:r>
          <w:rPr>
            <w:b w:val="false"/>
            <w:bCs w:val="false"/>
          </w:rPr>
          <w:t xml:space="preserve">Information Technology (Reasonable Security Practices and Procedures and Sensitive Personal Data or Information) Rules, 2011 (the SPDI Rules), sensitive</w:t>
        </w:r>
      </w:ins>
      <w:r>
        <w:rPr>
          <w:b w:val="false"/>
          <w:bCs w:val="false"/>
        </w:rPr>
        <w:t xml:space="preserve"> personal data or information may be shared without obtaining the prior consent of the data subject with a government agency </w:t>
      </w:r>
      <w:del w:id="36" w:author="Claude" w:date="2026-10-28T00:00:00Z">
        <w:r>
          <w:rPr>
            <w:b w:val="false"/>
            <w:bCs w:val="false"/>
          </w:rPr>
          <w:delText xml:space="preserve">if such activity is</w:delText>
        </w:r>
      </w:del>
      <w:ins w:id="37" w:author="Claude" w:date="2026-10-28T00:00:00Z">
        <w:r>
          <w:rPr>
            <w:b w:val="false"/>
            <w:bCs w:val="false"/>
          </w:rPr>
          <w:t xml:space="preserve">that is</w:t>
        </w:r>
      </w:ins>
      <w:r>
        <w:rPr>
          <w:b w:val="false"/>
          <w:bCs w:val="false"/>
        </w:rPr>
        <w:t xml:space="preserve"> mandated under law</w:t>
      </w:r>
      <w:ins w:id="38" w:author="Claude" w:date="2026-10-28T00:00:00Z">
        <w:r>
          <w:rPr>
            <w:b w:val="false"/>
            <w:bCs w:val="false"/>
          </w:rPr>
          <w:t xml:space="preserve"> to obtain such information</w:t>
        </w:r>
      </w:ins>
      <w:r>
        <w:rPr>
          <w:b w:val="false"/>
          <w:bCs w:val="false"/>
        </w:rPr>
        <w:t xml:space="preserve"> for verification of identity, prevention, detection and investigation purposes, including cyber incidents, prosecution and punishment of offenses. Such data sharing activity would require the government agency to send a request in writing to the </w:t>
      </w:r>
      <w:del w:id="39" w:author="Claude" w:date="2026-10-28T00:00:00Z">
        <w:r>
          <w:rPr>
            <w:b w:val="false"/>
            <w:bCs w:val="false"/>
          </w:rPr>
          <w:delText xml:space="preserve">data controller or data processor</w:delText>
        </w:r>
      </w:del>
      <w:ins w:id="40" w:author="Claude" w:date="2026-10-28T00:00:00Z">
        <w:r>
          <w:rPr>
            <w:b w:val="false"/>
            <w:bCs w:val="false"/>
          </w:rPr>
          <w:t xml:space="preserve">body corporate possessing the information,</w:t>
        </w:r>
      </w:ins>
      <w:r>
        <w:rPr>
          <w:b w:val="false"/>
          <w:bCs w:val="false"/>
        </w:rPr>
        <w:t xml:space="preserve"> stating </w:t>
      </w:r>
      <w:ins w:id="41" w:author="Claude" w:date="2026-10-28T00:00:00Z">
        <w:r>
          <w:rPr>
            <w:b w:val="false"/>
            <w:bCs w:val="false"/>
          </w:rPr>
          <w:t xml:space="preserve">clearly </w:t>
        </w:r>
      </w:ins>
      <w:r>
        <w:rPr>
          <w:b w:val="false"/>
          <w:bCs w:val="false"/>
        </w:rPr>
        <w:t xml:space="preserve">the purpose of seeking such disclosure. The government agency </w:t>
      </w:r>
      <w:del w:id="42" w:author="Claude" w:date="2026-10-28T00:00:00Z">
        <w:r>
          <w:rPr>
            <w:b w:val="false"/>
            <w:bCs w:val="false"/>
          </w:rPr>
          <w:delText xml:space="preserve">shall not be allowed to share</w:delText>
        </w:r>
      </w:del>
      <w:ins w:id="43" w:author="Claude" w:date="2026-10-28T00:00:00Z">
        <w:r>
          <w:rPr>
            <w:b w:val="false"/>
            <w:bCs w:val="false"/>
          </w:rPr>
          <w:t xml:space="preserve">must also state in its request that</w:t>
        </w:r>
      </w:ins>
      <w:r>
        <w:rPr>
          <w:b w:val="false"/>
          <w:bCs w:val="false"/>
        </w:rPr>
        <w:t xml:space="preserve"> the information </w:t>
      </w:r>
      <w:del w:id="44" w:author="Claude" w:date="2026-10-28T00:00:00Z">
        <w:r>
          <w:rPr>
            <w:b w:val="false"/>
            <w:bCs w:val="false"/>
          </w:rPr>
          <w:delText xml:space="preserve">obtained under Rule 6 of the SPDI rules</w:delText>
        </w:r>
      </w:del>
      <w:ins w:id="45" w:author="Claude" w:date="2026-10-28T00:00:00Z">
        <w:r>
          <w:rPr>
            <w:b w:val="false"/>
            <w:bCs w:val="false"/>
          </w:rPr>
          <w:t xml:space="preserve">so obtained will not be published or shared</w:t>
        </w:r>
      </w:ins>
      <w:r>
        <w:rPr>
          <w:b w:val="false"/>
          <w:bCs w:val="false"/>
        </w:rPr>
        <w:t xml:space="preserve"> with any other person. However,</w:t>
      </w:r>
      <w:ins w:id="46" w:author="Claude" w:date="2026-10-28T00:00:00Z">
        <w:r>
          <w:rPr>
            <w:b w:val="false"/>
            <w:bCs w:val="false"/>
          </w:rPr>
          <w:t xml:space="preserve"> under rule 6(2),</w:t>
        </w:r>
      </w:ins>
      <w:r>
        <w:rPr>
          <w:b w:val="false"/>
          <w:bCs w:val="false"/>
        </w:rPr>
        <w:t xml:space="preserve"> such personal sensitive data or information can be shared with a third party by an order under the law</w:t>
      </w:r>
      <w:ins w:id="47" w:author="Claude" w:date="2026-10-28T00:00:00Z">
        <w:r>
          <w:rPr>
            <w:b w:val="false"/>
            <w:bCs w:val="false"/>
          </w:rPr>
          <w:t xml:space="preserve"> for the time being in force</w:t>
        </w:r>
      </w:ins>
      <w:r>
        <w:rPr>
          <w:b w:val="false"/>
          <w:bCs w:val="false"/>
        </w:rPr>
        <w:t xml:space="preserve">.</w:t>
      </w:r>
      <w:commentRangeEnd w:id="6"/>
      <w:r>
        <w:commentReference w:id="6"/>
      </w:r>
      <w:commentRangeStart w:id="7"/>
      <w:ins w:id="48" w:author="Claude" w:date="2026-10-28T00:00:00Z">
        <w:r>
          <w:rPr>
            <w:b w:val="false"/>
            <w:bCs w:val="false"/>
          </w:rPr>
          <w:t xml:space="preserve"> Two qualifications apply. First, by a press note dated 24 August 2011, the Ministry of Communications and Information Technology clarified that a body corporate in India providing services under a contract with a legal entity located in or outside India is not subject to rules 5 and 6 of the SPDI Rules; government access to data held by a data importer acting under contract for the EU firm would therefore rest on the general powers described in this section (for example, Section 69 of the IT Act and Section 94 of the BNSS) rather than on rule 6. Second, the SPDI Rules are made under Section 43A of the IT Act, which will be omitted by Section 44(2) of the DPDP with effect from 13 May 2027; the SPDI Rules remain in force until then.</w:t>
        </w:r>
      </w:ins>
      <w:commentRangeEnd w:id="7"/>
      <w:r>
        <w:commentReference w:id="7"/>
      </w:r>
    </w:p>
    <w:p>
      <w:pPr>
        <w:spacing w:after="120" w:before="0" w:line="276"/>
        <w:jc w:val="both"/>
      </w:pPr>
      <w:r>
        <w:rPr>
          <w:b w:val="false"/>
          <w:bCs w:val="false"/>
        </w:rPr>
        <w:t xml:space="preserve">The Telecommunications Act of 2023 was passed in both houses of parliament and has received presidential assent </w:t>
      </w:r>
      <w:del w:id="49" w:author="Claude" w:date="2026-10-28T00:00:00Z">
        <w:r>
          <w:rPr>
            <w:b w:val="false"/>
            <w:bCs w:val="false"/>
          </w:rPr>
          <w:delText xml:space="preserve">in</w:delText>
        </w:r>
      </w:del>
      <w:ins w:id="50" w:author="Claude" w:date="2026-10-28T00:00:00Z">
        <w:r>
          <w:rPr>
            <w:b w:val="false"/>
            <w:bCs w:val="false"/>
          </w:rPr>
          <w:t xml:space="preserve">on 24 December</w:t>
        </w:r>
      </w:ins>
      <w:r>
        <w:rPr>
          <w:b w:val="false"/>
          <w:bCs w:val="false"/>
        </w:rPr>
        <w:t xml:space="preserve"> 2023. </w:t>
      </w:r>
      <w:commentRangeStart w:id="8"/>
      <w:r>
        <w:rPr>
          <w:b w:val="false"/>
          <w:bCs w:val="false"/>
        </w:rPr>
        <w:t xml:space="preserve">While it has been </w:t>
      </w:r>
      <w:del w:id="51" w:author="Claude" w:date="2026-10-28T00:00:00Z">
        <w:r>
          <w:rPr>
            <w:b w:val="false"/>
            <w:bCs w:val="false"/>
          </w:rPr>
          <w:delText xml:space="preserve">notified by the government</w:delText>
        </w:r>
      </w:del>
      <w:ins w:id="52" w:author="Claude" w:date="2026-10-28T00:00:00Z">
        <w:r>
          <w:rPr>
            <w:b w:val="false"/>
            <w:bCs w:val="false"/>
          </w:rPr>
          <w:t xml:space="preserve">published in the Official Gazette</w:t>
        </w:r>
      </w:ins>
      <w:r>
        <w:rPr>
          <w:b w:val="false"/>
          <w:bCs w:val="false"/>
        </w:rPr>
        <w:t xml:space="preserve">, it is yet to fully come into effect, and as of now, only </w:t>
      </w:r>
      <w:del w:id="53" w:author="Claude" w:date="2026-10-28T00:00:00Z">
        <w:r>
          <w:rPr>
            <w:b w:val="false"/>
            <w:bCs w:val="false"/>
          </w:rPr>
          <w:delText xml:space="preserve">a few</w:delText>
        </w:r>
      </w:del>
      <w:ins w:id="54" w:author="Claude" w:date="2026-10-28T00:00:00Z">
        <w:r>
          <w:rPr>
            <w:b w:val="false"/>
            <w:bCs w:val="false"/>
          </w:rPr>
          <w:t xml:space="preserve">certain</w:t>
        </w:r>
      </w:ins>
      <w:r>
        <w:rPr>
          <w:b w:val="false"/>
          <w:bCs w:val="false"/>
        </w:rPr>
        <w:t xml:space="preserve"> sections of the Telecommunications Act, specifically sections 1, 2, 10 to 30, 42 to 44, 46, 47, 50 to 58, 61 and 62</w:t>
      </w:r>
      <w:ins w:id="55" w:author="Claude" w:date="2026-10-28T00:00:00Z">
        <w:r>
          <w:rPr>
            <w:b w:val="false"/>
            <w:bCs w:val="false"/>
          </w:rPr>
          <w:t xml:space="preserve"> (with effect from 26 June 2024), sections 6 to 8, 48 and 59(b) (with effect from 5 July 2024) and sections 3(1) and 3(6) (with effect from 24 June 2026)</w:t>
        </w:r>
      </w:ins>
      <w:r>
        <w:rPr>
          <w:b w:val="false"/>
          <w:bCs w:val="false"/>
        </w:rPr>
        <w:t xml:space="preserve">, have come into effect. </w:t>
      </w:r>
      <w:del w:id="56" w:author="Claude" w:date="2026-10-28T00:00:00Z">
        <w:r>
          <w:rPr>
            <w:b w:val="false"/>
            <w:bCs w:val="false"/>
          </w:rPr>
          <w:delText xml:space="preserve">However, the Indian government intends on making the act fully effective in this year 2025.</w:delText>
        </w:r>
      </w:del>
      <w:ins w:id="57" w:author="Claude" w:date="2026-10-28T00:00:00Z">
        <w:r>
          <w:rPr>
            <w:b w:val="false"/>
            <w:bCs w:val="false"/>
          </w:rPr>
          <w:t xml:space="preserve">Although the government had indicated that the Act would be brought fully into force, several provisions, including section 60 (repeal and savings), have not yet been notified as at the date of this assessment.</w:t>
        </w:r>
      </w:ins>
      <w:commentRangeEnd w:id="8"/>
      <w:r>
        <w:commentReference w:id="8"/>
      </w:r>
      <w:r>
        <w:rPr>
          <w:b w:val="false"/>
          <w:bCs w:val="false"/>
        </w:rPr>
        <w:t xml:space="preserve"> </w:t>
      </w:r>
      <w:commentRangeStart w:id="9"/>
      <w:r>
        <w:rPr>
          <w:b w:val="false"/>
          <w:bCs w:val="false"/>
        </w:rPr>
        <w:t xml:space="preserve">Once </w:t>
      </w:r>
      <w:del w:id="58" w:author="Claude" w:date="2026-10-28T00:00:00Z">
        <w:r>
          <w:rPr>
            <w:b w:val="false"/>
            <w:bCs w:val="false"/>
          </w:rPr>
          <w:delText xml:space="preserve">the Telecommunication Act fully comes into effect</w:delText>
        </w:r>
      </w:del>
      <w:ins w:id="59" w:author="Claude" w:date="2026-10-28T00:00:00Z">
        <w:r>
          <w:rPr>
            <w:b w:val="false"/>
            <w:bCs w:val="false"/>
          </w:rPr>
          <w:t xml:space="preserve">section 60 of the Telecommunications Act comes into effect</w:t>
        </w:r>
      </w:ins>
      <w:r>
        <w:rPr>
          <w:b w:val="false"/>
          <w:bCs w:val="false"/>
        </w:rPr>
        <w:t xml:space="preserve">, it will </w:t>
      </w:r>
      <w:del w:id="60" w:author="Claude" w:date="2026-10-28T00:00:00Z">
        <w:r>
          <w:rPr>
            <w:b w:val="false"/>
            <w:bCs w:val="false"/>
          </w:rPr>
          <w:delText xml:space="preserve">replace</w:delText>
        </w:r>
      </w:del>
      <w:ins w:id="61" w:author="Claude" w:date="2026-10-28T00:00:00Z">
        <w:r>
          <w:rPr>
            <w:b w:val="false"/>
            <w:bCs w:val="false"/>
          </w:rPr>
          <w:t xml:space="preserve">repeal</w:t>
        </w:r>
      </w:ins>
      <w:r>
        <w:rPr>
          <w:b w:val="false"/>
          <w:bCs w:val="false"/>
        </w:rPr>
        <w:t xml:space="preserve"> the Indian Telegraph Act 1885</w:t>
      </w:r>
      <w:ins w:id="62" w:author="Claude" w:date="2026-10-28T00:00:00Z">
        <w:r>
          <w:rPr>
            <w:b w:val="false"/>
            <w:bCs w:val="false"/>
          </w:rPr>
          <w:t xml:space="preserve"> (</w:t>
        </w:r>
      </w:ins>
      <w:del w:id="63" w:author="Claude" w:date="2026-10-28T00:00:00Z">
        <w:r>
          <w:rPr>
            <w:b w:val="false"/>
            <w:bCs w:val="false"/>
          </w:rPr>
          <w:delText xml:space="preserve">, </w:delText>
        </w:r>
      </w:del>
      <w:r>
        <w:rPr>
          <w:b w:val="false"/>
          <w:bCs w:val="false"/>
        </w:rPr>
        <w:t xml:space="preserve">the Telegraph Act</w:t>
      </w:r>
      <w:ins w:id="64" w:author="Claude" w:date="2026-10-28T00:00:00Z">
        <w:r>
          <w:rPr>
            <w:b w:val="false"/>
            <w:bCs w:val="false"/>
          </w:rPr>
          <w:t xml:space="preserve">)</w:t>
        </w:r>
      </w:ins>
      <w:r>
        <w:rPr>
          <w:b w:val="false"/>
          <w:bCs w:val="false"/>
        </w:rPr>
        <w:t xml:space="preserve">, the Indian Wireless Telegraphy Act 1933, and the Telegraph Wires </w:t>
      </w:r>
      <w:ins w:id="65" w:author="Claude" w:date="2026-10-28T00:00:00Z">
        <w:r>
          <w:rPr>
            <w:b w:val="false"/>
            <w:bCs w:val="false"/>
          </w:rPr>
          <w:t xml:space="preserve">(</w:t>
        </w:r>
      </w:ins>
      <w:r>
        <w:rPr>
          <w:b w:val="false"/>
          <w:bCs w:val="false"/>
        </w:rPr>
        <w:t xml:space="preserve">Unlawful Possession</w:t>
      </w:r>
      <w:ins w:id="66" w:author="Claude" w:date="2026-10-28T00:00:00Z">
        <w:r>
          <w:rPr>
            <w:b w:val="false"/>
            <w:bCs w:val="false"/>
          </w:rPr>
          <w:t xml:space="preserve">)</w:t>
        </w:r>
      </w:ins>
      <w:r>
        <w:rPr>
          <w:b w:val="false"/>
          <w:bCs w:val="false"/>
        </w:rPr>
        <w:t xml:space="preserve"> Act 1950. However, Section 61 of the Telecommunication Act provides for all orders and rules</w:t>
      </w:r>
      <w:del w:id="67" w:author="Claude" w:date="2026-10-28T00:00:00Z">
        <w:r>
          <w:rPr>
            <w:b w:val="false"/>
            <w:bCs w:val="false"/>
          </w:rPr>
          <w:delText xml:space="preserve"> being</w:delText>
        </w:r>
      </w:del>
      <w:r>
        <w:rPr>
          <w:b w:val="false"/>
          <w:bCs w:val="false"/>
        </w:rPr>
        <w:t xml:space="preserve"> made under the Telegraph Act, the Indian Wireless Telegraphy Act 1933, and the Telegraph Wires </w:t>
      </w:r>
      <w:ins w:id="68" w:author="Claude" w:date="2026-10-28T00:00:00Z">
        <w:r>
          <w:rPr>
            <w:b w:val="false"/>
            <w:bCs w:val="false"/>
          </w:rPr>
          <w:t xml:space="preserve">(</w:t>
        </w:r>
      </w:ins>
      <w:r>
        <w:rPr>
          <w:b w:val="false"/>
          <w:bCs w:val="false"/>
        </w:rPr>
        <w:t xml:space="preserve">Unlawful Possession</w:t>
      </w:r>
      <w:ins w:id="69" w:author="Claude" w:date="2026-10-28T00:00:00Z">
        <w:r>
          <w:rPr>
            <w:b w:val="false"/>
            <w:bCs w:val="false"/>
          </w:rPr>
          <w:t xml:space="preserve">)</w:t>
        </w:r>
      </w:ins>
      <w:r>
        <w:rPr>
          <w:b w:val="false"/>
          <w:bCs w:val="false"/>
        </w:rPr>
        <w:t xml:space="preserve"> Act 1950 to </w:t>
      </w:r>
      <w:del w:id="70" w:author="Claude" w:date="2026-10-28T00:00:00Z">
        <w:r>
          <w:rPr>
            <w:b w:val="false"/>
            <w:bCs w:val="false"/>
          </w:rPr>
          <w:delText xml:space="preserve">be valid unless such orders and rules are inconsistent with the Telecommunications Act.</w:delText>
        </w:r>
      </w:del>
      <w:ins w:id="71" w:author="Claude" w:date="2026-10-28T00:00:00Z">
        <w:r>
          <w:rPr>
            <w:b w:val="false"/>
            <w:bCs w:val="false"/>
          </w:rPr>
          <w:t xml:space="preserve">continue in force, in so far as they relate to matters provided for in the Telecommunications Act and are not inconsistent with it, unless and until they are superseded by rules made under the Telecommunications Act. Rules 419 and 419A of the Indian Telegraph Rules, 1951, which previously governed interception, have been superseded in this way by the Telecommunications Interception Rules (see below).</w:t>
        </w:r>
      </w:ins>
      <w:commentRangeEnd w:id="9"/>
      <w:r>
        <w:commentReference w:id="9"/>
      </w:r>
    </w:p>
    <w:p>
      <w:pPr>
        <w:spacing w:after="120" w:before="0" w:line="276"/>
        <w:jc w:val="both"/>
      </w:pPr>
      <w:commentRangeStart w:id="10"/>
      <w:r>
        <w:rPr>
          <w:b w:val="false"/>
          <w:bCs w:val="false"/>
        </w:rPr>
        <w:t xml:space="preserve">Section 20(2)(a) of the Telecommunication Act also confers upon the central </w:t>
      </w:r>
      <w:del w:id="72" w:author="Claude" w:date="2026-10-28T00:00:00Z">
        <w:r>
          <w:rPr>
            <w:b w:val="false"/>
            <w:bCs w:val="false"/>
          </w:rPr>
          <w:delText xml:space="preserve">and state government, central or state government,</w:delText>
        </w:r>
      </w:del>
      <w:ins w:id="73" w:author="Claude" w:date="2026-10-28T00:00:00Z">
        <w:r>
          <w:rPr>
            <w:b w:val="false"/>
            <w:bCs w:val="false"/>
          </w:rPr>
          <w:t xml:space="preserve">government or a state government (or any officer specially authorised by them)</w:t>
        </w:r>
      </w:ins>
      <w:r>
        <w:rPr>
          <w:b w:val="false"/>
          <w:bCs w:val="false"/>
        </w:rPr>
        <w:t xml:space="preserve"> the </w:t>
      </w:r>
      <w:del w:id="74" w:author="Claude" w:date="2026-10-28T00:00:00Z">
        <w:r>
          <w:rPr>
            <w:b w:val="false"/>
            <w:bCs w:val="false"/>
          </w:rPr>
          <w:delText xml:space="preserve">right to conduct surveillance over</w:delText>
        </w:r>
      </w:del>
      <w:ins w:id="75" w:author="Claude" w:date="2026-10-28T00:00:00Z">
        <w:r>
          <w:rPr>
            <w:b w:val="false"/>
            <w:bCs w:val="false"/>
          </w:rPr>
          <w:t xml:space="preserve">power to direct that</w:t>
        </w:r>
      </w:ins>
      <w:r>
        <w:rPr>
          <w:b w:val="false"/>
          <w:bCs w:val="false"/>
        </w:rPr>
        <w:t xml:space="preserve"> any messages</w:t>
      </w:r>
      <w:ins w:id="76" w:author="Claude" w:date="2026-10-28T00:00:00Z">
        <w:r>
          <w:rPr>
            <w:b w:val="false"/>
            <w:bCs w:val="false"/>
          </w:rPr>
          <w:t xml:space="preserve"> to or from any person or class of persons,</w:t>
        </w:r>
      </w:ins>
      <w:r>
        <w:rPr>
          <w:b w:val="false"/>
          <w:bCs w:val="false"/>
        </w:rPr>
        <w:t xml:space="preserve"> to or from any telecommunication equipment</w:t>
      </w:r>
      <w:ins w:id="77" w:author="Claude" w:date="2026-10-28T00:00:00Z">
        <w:r>
          <w:rPr>
            <w:b w:val="false"/>
            <w:bCs w:val="false"/>
          </w:rPr>
          <w:t xml:space="preserve">,</w:t>
        </w:r>
      </w:ins>
      <w:r>
        <w:rPr>
          <w:b w:val="false"/>
          <w:bCs w:val="false"/>
        </w:rPr>
        <w:t xml:space="preserve"> or relating to any </w:t>
      </w:r>
      <w:ins w:id="78" w:author="Claude" w:date="2026-10-28T00:00:00Z">
        <w:r>
          <w:rPr>
            <w:b w:val="false"/>
            <w:bCs w:val="false"/>
          </w:rPr>
          <w:t xml:space="preserve">particular </w:t>
        </w:r>
      </w:ins>
      <w:r>
        <w:rPr>
          <w:b w:val="false"/>
          <w:bCs w:val="false"/>
        </w:rPr>
        <w:t xml:space="preserve">subject</w:t>
      </w:r>
      <w:ins w:id="79" w:author="Claude" w:date="2026-10-28T00:00:00Z">
        <w:r>
          <w:rPr>
            <w:b w:val="false"/>
            <w:bCs w:val="false"/>
          </w:rPr>
          <w:t xml:space="preserve">,</w:t>
        </w:r>
      </w:ins>
      <w:r>
        <w:rPr>
          <w:b w:val="false"/>
          <w:bCs w:val="false"/>
        </w:rPr>
        <w:t xml:space="preserve"> brought for transmission by or transmitted or received by any telecommunication service or telecommunication network</w:t>
      </w:r>
      <w:ins w:id="80" w:author="Claude" w:date="2026-10-28T00:00:00Z">
        <w:r>
          <w:rPr>
            <w:b w:val="false"/>
            <w:bCs w:val="false"/>
          </w:rPr>
          <w:t xml:space="preserve"> be intercepted, detained or disclosed in intelligible format to a specified officer. This power may be exercised</w:t>
        </w:r>
      </w:ins>
      <w:r>
        <w:rPr>
          <w:b w:val="false"/>
          <w:bCs w:val="false"/>
        </w:rPr>
        <w:t xml:space="preserve"> </w:t>
      </w:r>
      <w:del w:id="81" w:author="Claude" w:date="2026-10-28T00:00:00Z">
        <w:r>
          <w:rPr>
            <w:b w:val="false"/>
            <w:bCs w:val="false"/>
          </w:rPr>
          <w:delText xml:space="preserve">in case of</w:delText>
        </w:r>
      </w:del>
      <w:ins w:id="82" w:author="Claude" w:date="2026-10-28T00:00:00Z">
        <w:r>
          <w:rPr>
            <w:b w:val="false"/>
            <w:bCs w:val="false"/>
          </w:rPr>
          <w:t xml:space="preserve">on the occurrence of</w:t>
        </w:r>
      </w:ins>
      <w:r>
        <w:rPr>
          <w:b w:val="false"/>
          <w:bCs w:val="false"/>
        </w:rPr>
        <w:t xml:space="preserve"> a public emergency or in the interest of public safety, </w:t>
      </w:r>
      <w:del w:id="83" w:author="Claude" w:date="2026-10-28T00:00:00Z">
        <w:r>
          <w:rPr>
            <w:b w:val="false"/>
            <w:bCs w:val="false"/>
          </w:rPr>
          <w:delText xml:space="preserve">or if it is</w:delText>
        </w:r>
      </w:del>
      <w:ins w:id="84" w:author="Claude" w:date="2026-10-28T00:00:00Z">
        <w:r>
          <w:rPr>
            <w:b w:val="false"/>
            <w:bCs w:val="false"/>
          </w:rPr>
          <w:t xml:space="preserve">where it is necessary or expedient</w:t>
        </w:r>
      </w:ins>
      <w:r>
        <w:rPr>
          <w:b w:val="false"/>
          <w:bCs w:val="false"/>
        </w:rPr>
        <w:t xml:space="preserve"> in the interest of sovereignty and integrity </w:t>
      </w:r>
      <w:del w:id="85" w:author="Claude" w:date="2026-10-28T00:00:00Z">
        <w:r>
          <w:rPr>
            <w:b w:val="false"/>
            <w:bCs w:val="false"/>
          </w:rPr>
          <w:delText xml:space="preserve">in</w:delText>
        </w:r>
      </w:del>
      <w:ins w:id="86" w:author="Claude" w:date="2026-10-28T00:00:00Z">
        <w:r>
          <w:rPr>
            <w:b w:val="false"/>
            <w:bCs w:val="false"/>
          </w:rPr>
          <w:t xml:space="preserve">of</w:t>
        </w:r>
      </w:ins>
      <w:r>
        <w:rPr>
          <w:b w:val="false"/>
          <w:bCs w:val="false"/>
        </w:rPr>
        <w:t xml:space="preserve"> India, the defense and security of the state, friendly relations with foreign states or public order, or for preventing incitement to the commission of an offense</w:t>
      </w:r>
      <w:ins w:id="87" w:author="Claude" w:date="2026-10-28T00:00:00Z">
        <w:r>
          <w:rPr>
            <w:b w:val="false"/>
            <w:bCs w:val="false"/>
          </w:rPr>
          <w:t xml:space="preserve">, subject to prescribed procedures and safeguards and for reasons recorded in writing. The requirement to disclose messages in intelligible format is relevant to encrypted communications. Press messages of accredited correspondents may not be intercepted unless their transmission has been prohibited (section 20(3))</w:t>
        </w:r>
      </w:ins>
      <w:r>
        <w:rPr>
          <w:b w:val="false"/>
          <w:bCs w:val="false"/>
        </w:rPr>
        <w:t xml:space="preserve">.</w:t>
      </w:r>
      <w:commentRangeEnd w:id="10"/>
      <w:r>
        <w:commentReference w:id="10"/>
      </w:r>
    </w:p>
    <w:p>
      <w:pPr>
        <w:spacing w:after="120" w:before="0" w:line="276"/>
        <w:jc w:val="both"/>
      </w:pPr>
      <w:r>
        <w:rPr>
          <w:b w:val="false"/>
          <w:bCs w:val="false"/>
        </w:rPr>
        <w:t xml:space="preserve">The terms telecommunication equipment, telecommunication services or telecommunication networks have been defined expansively in the Telecommunication Act, thereby widening the range of services and technologies subject to surveillance. </w:t>
      </w:r>
      <w:commentRangeStart w:id="11"/>
      <w:r>
        <w:rPr>
          <w:b w:val="false"/>
          <w:bCs w:val="false"/>
        </w:rPr>
        <w:t xml:space="preserve">The definition of telecommunication</w:t>
      </w:r>
      <w:ins w:id="88" w:author="Claude" w:date="2026-10-28T00:00:00Z">
        <w:r>
          <w:rPr>
            <w:b w:val="false"/>
            <w:bCs w:val="false"/>
          </w:rPr>
          <w:t xml:space="preserve"> equipment (section 2(q))</w:t>
        </w:r>
      </w:ins>
      <w:r>
        <w:rPr>
          <w:b w:val="false"/>
          <w:bCs w:val="false"/>
        </w:rPr>
        <w:t xml:space="preserve"> is wide, and it includes any equipment, appliance, instrument, device, radio station, radio equipment, material, apparatus or user equipment that may be or is being used for telecommunication, including software and intelligence integral to such telecommunication equipment.</w:t>
      </w:r>
      <w:ins w:id="89" w:author="Claude" w:date="2026-10-28T00:00:00Z">
        <w:r>
          <w:rPr>
            <w:b w:val="false"/>
            <w:bCs w:val="false"/>
          </w:rPr>
          <w:t xml:space="preserve"> Telecommunication itself (section 2(p)) means the transmission, emission or reception of any messages by wire, radio, optical or other electro-magnetic systems, and a message (section 2(g)) includes any data stream, intelligence or information sent through telecommunication.</w:t>
        </w:r>
      </w:ins>
      <w:commentRangeEnd w:id="11"/>
      <w:r>
        <w:commentReference w:id="11"/>
      </w:r>
      <w:r>
        <w:rPr>
          <w:b w:val="false"/>
          <w:bCs w:val="false"/>
        </w:rPr>
        <w:t xml:space="preserve"> And the term telecommunication service has been defined</w:t>
      </w:r>
      <w:ins w:id="90" w:author="Claude" w:date="2026-10-28T00:00:00Z">
        <w:r>
          <w:rPr>
            <w:b w:val="false"/>
            <w:bCs w:val="false"/>
          </w:rPr>
          <w:t xml:space="preserve"> (section 2(t))</w:t>
        </w:r>
      </w:ins>
      <w:r>
        <w:rPr>
          <w:b w:val="false"/>
          <w:bCs w:val="false"/>
        </w:rPr>
        <w:t xml:space="preserve"> as any service for telecommunication.</w:t>
      </w:r>
    </w:p>
    <w:p>
      <w:pPr>
        <w:spacing w:after="120" w:before="0" w:line="276"/>
        <w:jc w:val="both"/>
      </w:pPr>
      <w:commentRangeStart w:id="12"/>
      <w:r>
        <w:rPr>
          <w:b w:val="false"/>
          <w:bCs w:val="false"/>
        </w:rPr>
        <w:t xml:space="preserve">Under the Telecommunication Act, in the event of a public emergency or in the interest of public safety, the central or state government or any officer specially authorized by them has the power to intercept, detain or direct the disclosure of messages if it is deemed necessary or expedient in the interest of sovereignty and integrity of India, defense and security of the state, public order, friendly relations with foreign states or to prevent incitement to an offense. Such interception must be based on prescribed procedures and safeguards, and reasons must be recorded in writing.</w:t>
      </w:r>
      <w:commentRangeEnd w:id="12"/>
      <w:r>
        <w:commentReference w:id="12"/>
      </w:r>
    </w:p>
    <w:p>
      <w:pPr>
        <w:spacing w:after="120" w:before="0" w:line="276"/>
        <w:jc w:val="both"/>
      </w:pPr>
      <w:commentRangeStart w:id="13"/>
      <w:r>
        <w:rPr>
          <w:b w:val="false"/>
          <w:bCs w:val="false"/>
        </w:rPr>
        <w:t xml:space="preserve">On 6 December 2024, the Department of Telecommunications, DOT, issued the Telecommunications </w:t>
      </w:r>
      <w:ins w:id="91" w:author="Claude" w:date="2026-10-28T00:00:00Z">
        <w:r>
          <w:rPr>
            <w:b w:val="false"/>
            <w:bCs w:val="false"/>
          </w:rPr>
          <w:t xml:space="preserve">(</w:t>
        </w:r>
      </w:ins>
      <w:r>
        <w:rPr>
          <w:b w:val="false"/>
          <w:bCs w:val="false"/>
        </w:rPr>
        <w:t xml:space="preserve">Procedure</w:t>
      </w:r>
      <w:ins w:id="92" w:author="Claude" w:date="2026-10-28T00:00:00Z">
        <w:r>
          <w:rPr>
            <w:b w:val="false"/>
            <w:bCs w:val="false"/>
          </w:rPr>
          <w:t xml:space="preserve">s</w:t>
        </w:r>
      </w:ins>
      <w:r>
        <w:rPr>
          <w:b w:val="false"/>
          <w:bCs w:val="false"/>
        </w:rPr>
        <w:t xml:space="preserve"> and Safeguards for Lawful Interception of Messages</w:t>
      </w:r>
      <w:ins w:id="93" w:author="Claude" w:date="2026-10-28T00:00:00Z">
        <w:r>
          <w:rPr>
            <w:b w:val="false"/>
            <w:bCs w:val="false"/>
          </w:rPr>
          <w:t xml:space="preserve">)</w:t>
        </w:r>
      </w:ins>
      <w:r>
        <w:rPr>
          <w:b w:val="false"/>
          <w:bCs w:val="false"/>
        </w:rPr>
        <w:t xml:space="preserve"> Rules</w:t>
      </w:r>
      <w:ins w:id="94" w:author="Claude" w:date="2026-10-28T00:00:00Z">
        <w:r>
          <w:rPr>
            <w:b w:val="false"/>
            <w:bCs w:val="false"/>
          </w:rPr>
          <w:t xml:space="preserve">,</w:t>
        </w:r>
      </w:ins>
      <w:r>
        <w:rPr>
          <w:b w:val="false"/>
          <w:bCs w:val="false"/>
        </w:rPr>
        <w:t xml:space="preserve"> 2024</w:t>
      </w:r>
      <w:ins w:id="95" w:author="Claude" w:date="2026-10-28T00:00:00Z">
        <w:r>
          <w:rPr>
            <w:b w:val="false"/>
            <w:bCs w:val="false"/>
          </w:rPr>
          <w:t xml:space="preserve"> (G.S.R. 754(E))</w:t>
        </w:r>
      </w:ins>
      <w:r>
        <w:rPr>
          <w:b w:val="false"/>
          <w:bCs w:val="false"/>
        </w:rPr>
        <w:t xml:space="preserve">, the Telecommunications Interception Rules, under the Telecommunications Act. The Telecommunications Interception Rules lay down the procedural law in accordance with which such lawful interception under the Telecommunications Act must be carried out.</w:t>
      </w:r>
      <w:ins w:id="96" w:author="Claude" w:date="2026-10-28T00:00:00Z">
        <w:r>
          <w:rPr>
            <w:b w:val="false"/>
            <w:bCs w:val="false"/>
          </w:rPr>
          <w:t xml:space="preserve"> They supersede rules 419 and 419A of the Indian Telegraph Rules, 1951. Interception orders are issued by the Union Home Secretary or the State Home Secretary; in remote areas or for operational reasons, an order may be issued by the head or second senior-most officer of the authorised agency (not below the rank of Inspector General of Police at State level), subject to confirmation within seven working days. Orders may remain in force for up to 60 days, and for no more than 180 days in total. Oversight is by review committees made up only of executive officers (chaired by the Cabinet Secretary at the Centre and by the Chief Secretary in each State), which meet every two months; there is no judicial authorisation. The rules were amended on 12 September 2025 (G.S.R. 625(E)) to make the Union Home Secretary the competent authority where a State Government requests interception beyond its territorial jurisdiction, and to permit the appointment of one or more nodal officers.</w:t>
        </w:r>
      </w:ins>
      <w:commentRangeEnd w:id="13"/>
      <w:r>
        <w:commentReference w:id="13"/>
      </w:r>
    </w:p>
    <w:p>
      <w:pPr>
        <w:spacing w:after="120" w:before="0" w:line="276"/>
        <w:jc w:val="both"/>
      </w:pPr>
      <w:commentRangeStart w:id="33"/>
      <w:ins w:id="97" w:author="Claude" w:date="2026-10-28T00:00:00Z">
        <w:r>
          <w:rPr>
            <w:b w:val="false"/>
            <w:bCs w:val="false"/>
          </w:rPr>
          <w:t xml:space="preserve">The Telecommunications (Telecom Cyber Security) Rules, 2024 (G.S.R. 720(E), dated 21 November 2024), made under the Telecommunications Act, allow the Central Government or its authorised agency, for the purpose of telecom cyber security, to seek traffic data and any other data (other than the content of messages) from telecommunication entities, to direct them to set up infrastructure for collecting and providing such data, and to share the resulting analysis with central law enforcement and security agencies (rule 3).</w:t>
        </w:r>
      </w:ins>
      <w:commentRangeEnd w:id="33"/>
      <w:r>
        <w:commentReference w:id="33"/>
      </w:r>
      <w:ins w:id="98" w:author="Claude" w:date="2026-10-28T00:00:00Z">
        <w:r>
          <w:rPr>
            <w:b w:val="false"/>
            <w:bCs w:val="false"/>
          </w:rPr>
          <w:t xml:space="preserve"> </w:t>
        </w:r>
      </w:ins>
      <w:commentRangeStart w:id="34"/>
      <w:ins w:id="99" w:author="Claude" w:date="2026-10-28T00:00:00Z">
        <w:r>
          <w:rPr>
            <w:b w:val="false"/>
            <w:bCs w:val="false"/>
          </w:rPr>
          <w:t xml:space="preserve">The Telecommunications (Telecom Cyber Security) Amendment Rules, 2025 (G.S.R. 771(E), dated 22 October 2025) extended these powers to "telecommunication identifier user entities", meaning persons other than telecom licensees that use mobile numbers or other telecommunication identifiers to identify their customers or users or to deliver services. The definition is broad enough to cover many businesses that identify customers by mobile number. The government may now seek data relating to the telecommunication identifiers used by such entities, direct them to suspend the use of particular identifiers, and validate identifiers through a government-run mobile number validation platform. Relying on these rules, the Department of Telecommunications issued directions on 28 November 2025 requiring app-based communication services that use Indian mobile numbers (including WhatsApp, Telegram and Signal) to keep the service continuously linked to the SIM card in the device and to log out web sessions periodically. The implementation deadline has reportedly been extended to 31 December 2026.</w:t>
        </w:r>
      </w:ins>
      <w:commentRangeEnd w:id="34"/>
      <w:r>
        <w:commentReference w:id="34"/>
      </w:r>
    </w:p>
    <w:p>
      <w:pPr>
        <w:spacing w:after="120" w:before="0" w:line="276"/>
        <w:jc w:val="both"/>
      </w:pPr>
      <w:commentRangeStart w:id="35"/>
      <w:ins w:id="100" w:author="Claude" w:date="2026-10-28T00:00:00Z">
        <w:r>
          <w:rPr>
            <w:b w:val="false"/>
            <w:bCs w:val="false"/>
          </w:rPr>
          <w:t xml:space="preserve">Since 24 June 2026, telecommunication service providers have operated under authorisations granted under section 3 of the Telecommunications Act and the Telecommunications (Authorisation for Provision of Principal Telecommunication Services) Rules, 2026 (G.S.R. 513(E), dated 23 June 2026), which replace licences issued under the Telegraph Act. Authorised entities must deploy technical measures to give effect to interception orders under section 20(2) of the Telecommunications Act (rule 33(1)); establish, at their own cost, lawful interception and monitoring facilities (rule 33(3)); retain call detail records, internet protocol detail records and other subscriber records for two years, or longer if directed (rule 45(2)); and provide records of messages and other data to the government on receiving a lawful direction (proviso to rule 47(2)). The government may evaluate any equipment used for encryption that is connected to an authorised entity's network and require its removal (rule 37(1)), and user information may not, subject to limited exceptions, be transferred outside India (rule 44).</w:t>
        </w:r>
      </w:ins>
      <w:commentRangeEnd w:id="35"/>
      <w:r>
        <w:commentReference w:id="35"/>
      </w:r>
    </w:p>
    <w:p>
      <w:pPr>
        <w:spacing w:after="120" w:before="0" w:line="276"/>
        <w:jc w:val="both"/>
      </w:pPr>
      <w:commentRangeStart w:id="14"/>
      <w:r>
        <w:rPr>
          <w:b w:val="false"/>
          <w:bCs w:val="false"/>
        </w:rPr>
        <w:t xml:space="preserve">In early August 2023, the Indian Parliament passed the Digital Personal Data Protection Act</w:t>
      </w:r>
      <w:ins w:id="101" w:author="Claude" w:date="2026-10-28T00:00:00Z">
        <w:r>
          <w:rPr>
            <w:b w:val="false"/>
            <w:bCs w:val="false"/>
          </w:rPr>
          <w:t xml:space="preserve">, 2023</w:t>
        </w:r>
      </w:ins>
      <w:ins w:id="102" w:author="Claude" w:date="2026-10-28T00:00:00Z">
        <w:r>
          <w:rPr>
            <w:b w:val="false"/>
            <w:bCs w:val="false"/>
          </w:rPr>
          <w:t xml:space="preserve"> (</w:t>
        </w:r>
      </w:ins>
      <w:del w:id="103" w:author="Claude" w:date="2026-10-28T00:00:00Z">
        <w:r>
          <w:rPr>
            <w:b w:val="false"/>
            <w:bCs w:val="false"/>
          </w:rPr>
          <w:delText xml:space="preserve">, </w:delText>
        </w:r>
      </w:del>
      <w:r>
        <w:rPr>
          <w:b w:val="false"/>
          <w:bCs w:val="false"/>
        </w:rPr>
        <w:t xml:space="preserve">the DPDP</w:t>
      </w:r>
      <w:ins w:id="104" w:author="Claude" w:date="2026-10-28T00:00:00Z">
        <w:r>
          <w:rPr>
            <w:b w:val="false"/>
            <w:bCs w:val="false"/>
          </w:rPr>
          <w:t xml:space="preserve">)</w:t>
        </w:r>
      </w:ins>
      <w:r>
        <w:rPr>
          <w:b w:val="false"/>
          <w:bCs w:val="false"/>
        </w:rPr>
        <w:t xml:space="preserve">, and it </w:t>
      </w:r>
      <w:del w:id="105" w:author="Claude" w:date="2026-10-28T00:00:00Z">
        <w:r>
          <w:rPr>
            <w:b w:val="false"/>
            <w:bCs w:val="false"/>
          </w:rPr>
          <w:delText xml:space="preserve">was ratified by</w:delText>
        </w:r>
      </w:del>
      <w:ins w:id="106" w:author="Claude" w:date="2026-10-28T00:00:00Z">
        <w:r>
          <w:rPr>
            <w:b w:val="false"/>
            <w:bCs w:val="false"/>
          </w:rPr>
          <w:t xml:space="preserve">received the assent of</w:t>
        </w:r>
      </w:ins>
      <w:r>
        <w:rPr>
          <w:b w:val="false"/>
          <w:bCs w:val="false"/>
        </w:rPr>
        <w:t xml:space="preserve"> the President of India</w:t>
      </w:r>
      <w:ins w:id="107" w:author="Claude" w:date="2026-10-28T00:00:00Z">
        <w:r>
          <w:rPr>
            <w:b w:val="false"/>
            <w:bCs w:val="false"/>
          </w:rPr>
          <w:t xml:space="preserve"> on 11 August 2023</w:t>
        </w:r>
      </w:ins>
      <w:r>
        <w:rPr>
          <w:b w:val="false"/>
          <w:bCs w:val="false"/>
        </w:rPr>
        <w:t xml:space="preserve">. </w:t>
      </w:r>
      <w:del w:id="108" w:author="Claude" w:date="2026-10-28T00:00:00Z">
        <w:r>
          <w:rPr>
            <w:b w:val="false"/>
            <w:bCs w:val="false"/>
          </w:rPr>
          <w:delText xml:space="preserve">DPDP, once notified by the government, will replace the SPDI rules. However, the full implementation and enforcement of the DPDP is contingent upon the finalization and official notifications of the accompanying rules, which are currently still in draft form. The draft rules were released for public consultation in January 2025, and the consultation period for the rules concluded on March 5, 2025. The Ministry of Electronics and Information Technology is presently in the process of reviewing the feedback received from various stakeholders. Earlier this year, certain media outlets reported that the draft rules may be finalized in April or May 2025 and that a two-year implementation period from the date finalization and notification of the rules will be provided to organizations to be compliant with the new data protection regime. However, there is currently no clarity on when the rules will be finalized or laid before Parliament.</w:delText>
        </w:r>
      </w:del>
      <w:ins w:id="109" w:author="Claude" w:date="2026-10-28T00:00:00Z">
        <w:r>
          <w:rPr>
            <w:b w:val="false"/>
            <w:bCs w:val="false"/>
          </w:rPr>
          <w:t xml:space="preserve">The Digital Personal Data Protection Rules, 2025 (the DPDP Rules) were notified on 13 November 2025 (G.S.R. 846(E)), following public consultation on draft rules published on 3 January 2025. By a separate notification of the same date (G.S.R. 843(E)), the DPDP is being brought into force in three phases: (i) from 13 November 2025, the definitions, the provisions establishing the Data Protection Board of India and certain consequential amendments, including the amendment to the Right to Information Act, 2005; (ii) from 13 November 2026, the provisions on Consent Managers; and (iii) from 13 May 2027, the substantive obligations of data fiduciaries, the rights of data principals, the Central Government's power to call for information (section 36) and the omission of Section 43A of the IT Act, which will replace the SPDI Rules. The implementation period is therefore 18 months, not the two years reported in the media. In January 2026 the Ministry of Electronics and Information Technology reportedly proposed shortening this period, but no such change has been notified as at the date of this assessment.</w:t>
        </w:r>
      </w:ins>
      <w:commentRangeEnd w:id="14"/>
      <w:r>
        <w:commentReference w:id="14"/>
      </w:r>
    </w:p>
    <w:p>
      <w:pPr>
        <w:spacing w:after="120" w:before="0" w:line="276"/>
        <w:jc w:val="both"/>
      </w:pPr>
      <w:commentRangeStart w:id="15"/>
      <w:r>
        <w:rPr>
          <w:b w:val="false"/>
          <w:bCs w:val="false"/>
        </w:rPr>
        <w:t xml:space="preserve">The DPDP </w:t>
      </w:r>
      <w:del w:id="110" w:author="Claude" w:date="2026-10-28T00:00:00Z">
        <w:r>
          <w:rPr>
            <w:b w:val="false"/>
            <w:bCs w:val="false"/>
          </w:rPr>
          <w:delText xml:space="preserve">does not apply to</w:delText>
        </w:r>
      </w:del>
      <w:ins w:id="111" w:author="Claude" w:date="2026-10-28T00:00:00Z">
        <w:r>
          <w:rPr>
            <w:b w:val="false"/>
            <w:bCs w:val="false"/>
          </w:rPr>
          <w:t xml:space="preserve">largely exempts</w:t>
        </w:r>
      </w:ins>
      <w:r>
        <w:rPr>
          <w:b w:val="false"/>
          <w:bCs w:val="false"/>
        </w:rPr>
        <w:t xml:space="preserve"> foreign personal data processed in India</w:t>
      </w:r>
      <w:ins w:id="112" w:author="Claude" w:date="2026-10-28T00:00:00Z">
        <w:r>
          <w:rPr>
            <w:b w:val="false"/>
            <w:bCs w:val="false"/>
          </w:rPr>
          <w:t xml:space="preserve"> under a contract with a person outside India: under section 17(1)(d), most of its obligations do not apply to such data, but the data fiduciary's general responsibility for compliance (section 8(1)) and its duty to implement reasonable security safeguards (section 8(5)) will apply from 13 May 2027. India has no adequacy decision from the European Commission</w:t>
        </w:r>
      </w:ins>
      <w:r>
        <w:rPr>
          <w:b w:val="false"/>
          <w:bCs w:val="false"/>
        </w:rPr>
        <w:t xml:space="preserve">, and there are no</w:t>
      </w:r>
      <w:ins w:id="113" w:author="Claude" w:date="2026-10-28T00:00:00Z">
        <w:r>
          <w:rPr>
            <w:b w:val="false"/>
            <w:bCs w:val="false"/>
          </w:rPr>
          <w:t xml:space="preserve"> publicly known</w:t>
        </w:r>
      </w:ins>
      <w:r>
        <w:rPr>
          <w:b w:val="false"/>
          <w:bCs w:val="false"/>
        </w:rPr>
        <w:t xml:space="preserve"> </w:t>
      </w:r>
      <w:del w:id="114" w:author="Claude" w:date="2026-10-28T00:00:00Z">
        <w:r>
          <w:rPr>
            <w:b w:val="false"/>
            <w:bCs w:val="false"/>
          </w:rPr>
          <w:delText xml:space="preserve">efforts</w:delText>
        </w:r>
      </w:del>
      <w:ins w:id="115" w:author="Claude" w:date="2026-10-28T00:00:00Z">
        <w:r>
          <w:rPr>
            <w:b w:val="false"/>
            <w:bCs w:val="false"/>
          </w:rPr>
          <w:t xml:space="preserve">steps</w:t>
        </w:r>
      </w:ins>
      <w:r>
        <w:rPr>
          <w:b w:val="false"/>
          <w:bCs w:val="false"/>
        </w:rPr>
        <w:t xml:space="preserve"> to obtain </w:t>
      </w:r>
      <w:del w:id="116" w:author="Claude" w:date="2026-10-28T00:00:00Z">
        <w:r>
          <w:rPr>
            <w:b w:val="false"/>
            <w:bCs w:val="false"/>
          </w:rPr>
          <w:delText xml:space="preserve">an adequacy ruling from the EU</w:delText>
        </w:r>
      </w:del>
      <w:ins w:id="117" w:author="Claude" w:date="2026-10-28T00:00:00Z">
        <w:r>
          <w:rPr>
            <w:b w:val="false"/>
            <w:bCs w:val="false"/>
          </w:rPr>
          <w:t xml:space="preserve">one; the conclusion of negotiations on an EU–India free trade agreement in January 2026 does not change this</w:t>
        </w:r>
      </w:ins>
      <w:r>
        <w:rPr>
          <w:b w:val="false"/>
          <w:bCs w:val="false"/>
        </w:rPr>
        <w:t xml:space="preserve">.</w:t>
      </w:r>
      <w:commentRangeEnd w:id="15"/>
      <w:r>
        <w:commentReference w:id="15"/>
      </w:r>
      <w:r>
        <w:rPr>
          <w:b w:val="false"/>
          <w:bCs w:val="false"/>
        </w:rPr>
        <w:t xml:space="preserve"> </w:t>
      </w:r>
      <w:commentRangeStart w:id="16"/>
      <w:r>
        <w:rPr>
          <w:b w:val="false"/>
          <w:bCs w:val="false"/>
        </w:rPr>
        <w:t xml:space="preserve">Because India lacks independent oversight over government surveillance, Indian law does not fully comply with the GDPR</w:t>
      </w:r>
      <w:ins w:id="118" w:author="Claude" w:date="2026-10-28T00:00:00Z">
        <w:r>
          <w:rPr>
            <w:b w:val="false"/>
            <w:bCs w:val="false"/>
          </w:rPr>
          <w:t xml:space="preserve">, given the</w:t>
        </w:r>
      </w:ins>
      <w:del w:id="119" w:author="Claude" w:date="2026-10-28T00:00:00Z">
        <w:r>
          <w:rPr>
            <w:b w:val="false"/>
            <w:bCs w:val="false"/>
          </w:rPr>
          <w:delText xml:space="preserve"> with</w:delText>
        </w:r>
      </w:del>
      <w:r>
        <w:rPr>
          <w:b w:val="false"/>
          <w:bCs w:val="false"/>
        </w:rPr>
        <w:t xml:space="preserve"> extraordinary powers and exemptions granted to the government under the DPDP.</w:t>
      </w:r>
      <w:ins w:id="120" w:author="Claude" w:date="2026-10-28T00:00:00Z">
        <w:r>
          <w:rPr>
            <w:b w:val="false"/>
            <w:bCs w:val="false"/>
          </w:rPr>
          <w:t xml:space="preserve"> These include the power to exempt any notified instrumentality of the State from the DPDP entirely on grounds of sovereignty and integrity of India, security of the State, friendly relations with foreign States and public order (section 17(2)(a)), and, from 13 May 2027, the power to require any data fiduciary or intermediary to furnish information for purposes that include use of personal data by the State in the interest of sovereignty and integrity of India or security of the State (section 36, read with rule 23 and the Seventh Schedule of the DPDP Rules). Under rule 23(2), the government may also require the data fiduciary not to disclose such a request to the affected individual or to anyone else.</w:t>
        </w:r>
      </w:ins>
      <w:commentRangeEnd w:id="16"/>
      <w:r>
        <w:commentReference w:id="16"/>
      </w:r>
      <w:r>
        <w:rPr>
          <w:b w:val="false"/>
          <w:bCs w:val="false"/>
        </w:rPr>
        <w:t xml:space="preserve"> Nevertheless, given that almost all of Indian industry will be covered by the DPDP, even with fewer obligations than the GDPR and similar laws, it is a positive factor for businesses subject to the law. Critics such as the Internet Freedom Foundation, a digital rights group, continue to believe that the DPDP does not contain any meaningful safeguards against overbroad surveillance, while the Editors Guild of India has said it affects press freedom and dilutes the right to information law</w:t>
      </w:r>
      <w:commentRangeStart w:id="17"/>
      <w:ins w:id="121" w:author="Claude" w:date="2026-10-28T00:00:00Z">
        <w:r>
          <w:rPr>
            <w:b w:val="false"/>
            <w:bCs w:val="false"/>
          </w:rPr>
          <w:t xml:space="preserve"> (the amendment to section 8(1)(j) of the Right to Information Act, 2005, made by section 44(3) of the DPDP, came into force on 13 November 2025)</w:t>
        </w:r>
      </w:ins>
      <w:commentRangeEnd w:id="17"/>
      <w:r>
        <w:commentReference w:id="17"/>
      </w:r>
      <w:r>
        <w:rPr>
          <w:b w:val="false"/>
          <w:bCs w:val="false"/>
        </w:rPr>
        <w:t xml:space="preserve">, especially for journalists and their sources.</w:t>
      </w:r>
    </w:p>
    <w:p>
      <w:pPr>
        <w:spacing w:after="120" w:before="0" w:line="276"/>
        <w:jc w:val="both"/>
      </w:pPr>
      <w:commentRangeStart w:id="36"/>
      <w:ins w:id="122" w:author="Claude" w:date="2026-10-28T00:00:00Z">
        <w:r>
          <w:rPr>
            <w:b w:val="false"/>
            <w:bCs w:val="false"/>
          </w:rPr>
          <w:t xml:space="preserve">The DPDP is under constitutional challenge before the Supreme Court. On 16 February 2026, the Court issued notice in Venkatesh Nayak v. Union of India (W.P.(C) No. 177 of 2026) and connected petitions (W.P.(C) Nos. 211 and 212 of 2026). Among other provisions, these petitions challenge sections 17(1)(c), 17(2), 33(1), 36 and 44(3) of the DPDP and rule 23(2) of the DPDP Rules, on grounds including the absence of safeguards against State access to personal data. By later orders of 23 March 2026 and 7 August 2026, the Court directed the Union of India to file its counter affidavit, impleaded the Ministry of Electronics and Information Technology and listed the matters on 17 November 2026; no stay of the DPDP has been granted. On 27 October 2026, the Court issued notice, returnable on 17 November 2026, on a further petition by the Digital News Publishers Association, which reportedly also challenges section 36 and rule 23, and tagged it with these matters. No notification exempting any State instrumentality under section 17(2)(a) has been located.</w:t>
        </w:r>
      </w:ins>
      <w:commentRangeEnd w:id="36"/>
      <w:r>
        <w:commentReference w:id="36"/>
      </w:r>
    </w:p>
    <w:p>
      <w:pPr>
        <w:spacing w:after="120" w:before="0" w:line="276"/>
        <w:jc w:val="both"/>
      </w:pPr>
      <w:commentRangeStart w:id="18"/>
      <w:r>
        <w:rPr>
          <w:b w:val="false"/>
          <w:bCs w:val="false"/>
        </w:rPr>
        <w:t xml:space="preserve">The Bharatiya Nagarik Suraksha Sanhita 2023, the BNSS, is a new procedural law that </w:t>
      </w:r>
      <w:del w:id="123" w:author="Claude" w:date="2026-10-28T00:00:00Z">
        <w:r>
          <w:rPr>
            <w:b w:val="false"/>
            <w:bCs w:val="false"/>
          </w:rPr>
          <w:delText xml:space="preserve">will govern</w:delText>
        </w:r>
      </w:del>
      <w:ins w:id="124" w:author="Claude" w:date="2026-10-28T00:00:00Z">
        <w:r>
          <w:rPr>
            <w:b w:val="false"/>
            <w:bCs w:val="false"/>
          </w:rPr>
          <w:t xml:space="preserve">has governed</w:t>
        </w:r>
      </w:ins>
      <w:r>
        <w:rPr>
          <w:b w:val="false"/>
          <w:bCs w:val="false"/>
        </w:rPr>
        <w:t xml:space="preserve"> criminal investigations and prosecutions in India</w:t>
      </w:r>
      <w:ins w:id="125" w:author="Claude" w:date="2026-10-28T00:00:00Z">
        <w:r>
          <w:rPr>
            <w:b w:val="false"/>
            <w:bCs w:val="false"/>
          </w:rPr>
          <w:t xml:space="preserve"> since 1 July 2024</w:t>
        </w:r>
      </w:ins>
      <w:r>
        <w:rPr>
          <w:b w:val="false"/>
          <w:bCs w:val="false"/>
        </w:rPr>
        <w:t xml:space="preserve"> and </w:t>
      </w:r>
      <w:del w:id="126" w:author="Claude" w:date="2026-10-28T00:00:00Z">
        <w:r>
          <w:rPr>
            <w:b w:val="false"/>
            <w:bCs w:val="false"/>
          </w:rPr>
          <w:delText xml:space="preserve">replaces</w:delText>
        </w:r>
      </w:del>
      <w:ins w:id="127" w:author="Claude" w:date="2026-10-28T00:00:00Z">
        <w:r>
          <w:rPr>
            <w:b w:val="false"/>
            <w:bCs w:val="false"/>
          </w:rPr>
          <w:t xml:space="preserve">replaced</w:t>
        </w:r>
      </w:ins>
      <w:r>
        <w:rPr>
          <w:b w:val="false"/>
          <w:bCs w:val="false"/>
        </w:rPr>
        <w:t xml:space="preserve"> the Code of Criminal Procedure 1973, CRPC. While the CRPC did not specifically govern access to data, it provided courts, police, and law enforcement agencies wide powers to seek data and information through procedures such as search, seizure, and production of documents. The BNSS retains similar powers</w:t>
      </w:r>
      <w:ins w:id="128" w:author="Claude" w:date="2026-10-28T00:00:00Z">
        <w:r>
          <w:rPr>
            <w:b w:val="false"/>
            <w:bCs w:val="false"/>
          </w:rPr>
          <w:t xml:space="preserve"> and makes them explicit for data: under section 94, a court or the officer in charge of a police station may, by written order in physical or electronic form, require the production of any document or electronic communication, including communication devices likely to contain digital evidence</w:t>
        </w:r>
      </w:ins>
      <w:r>
        <w:rPr>
          <w:b w:val="false"/>
          <w:bCs w:val="false"/>
        </w:rPr>
        <w:t xml:space="preserve">, enabling authorities to obtain data and information in connection with criminal investigations and prosecution of offenses.</w:t>
      </w:r>
      <w:commentRangeEnd w:id="18"/>
      <w:r>
        <w:commentReference w:id="18"/>
      </w:r>
    </w:p>
    <w:p>
      <w:pPr>
        <w:spacing w:after="120" w:before="0" w:line="276"/>
        <w:jc w:val="both"/>
      </w:pPr>
      <w:r>
        <w:rPr>
          <w:b w:val="false"/>
          <w:bCs w:val="false"/>
        </w:rPr>
        <w:t xml:space="preserve">Separately, the Indian government has instituted certain surveillance frameworks such as the Central Monitoring System, CMS, the National Intelligence Grid, NATGRID, and the Network Traffic Analysis, NETRA, which are presently not regulated or authorized by any legislation. The Indian government has, however, stated that the procedure for surveillance through CMS, NATGRID, and NETRA is undertaken in accordance with the interception rules</w:t>
      </w:r>
      <w:ins w:id="129" w:author="Claude" w:date="2026-10-28T00:00:00Z">
        <w:r>
          <w:rPr>
            <w:b w:val="false"/>
            <w:bCs w:val="false"/>
          </w:rPr>
          <w:t xml:space="preserve"> (now the Interception Rules under the IT Act and the Telecommunications Interception Rules)</w:t>
        </w:r>
      </w:ins>
      <w:r>
        <w:rPr>
          <w:b w:val="false"/>
          <w:bCs w:val="false"/>
        </w:rPr>
        <w:t xml:space="preserve">. Please note that a public interest litigation that has been filed claiming the citizens' right to privacy is being endangered by these surveillance programs. </w:t>
      </w:r>
      <w:commentRangeStart w:id="19"/>
      <w:r>
        <w:rPr>
          <w:b w:val="false"/>
          <w:bCs w:val="false"/>
        </w:rPr>
        <w:t xml:space="preserve">This case is currently pending before the courts in India</w:t>
      </w:r>
      <w:ins w:id="130" w:author="Claude" w:date="2026-10-28T00:00:00Z">
        <w:r>
          <w:rPr>
            <w:b w:val="false"/>
            <w:bCs w:val="false"/>
          </w:rPr>
          <w:t xml:space="preserve">: the writ petition was filed in the Delhi High Court in 2020, the petitioners applied to the Supreme Court in 2023 to transfer it there, and the Supreme Court issued notice on the transfer petition on 10 October 2023 and allowed it on 19 March 2025, so that the writ petition is now pending before the Supreme Court together with W.P.(C) Nos. 61 and 13 of 2019</w:t>
        </w:r>
      </w:ins>
      <w:r>
        <w:rPr>
          <w:b w:val="false"/>
          <w:bCs w:val="false"/>
        </w:rPr>
        <w:t xml:space="preserve">. </w:t>
      </w:r>
      <w:del w:id="131" w:author="Claude" w:date="2026-10-28T00:00:00Z">
        <w:r>
          <w:rPr>
            <w:b w:val="false"/>
            <w:bCs w:val="false"/>
          </w:rPr>
          <w:delText xml:space="preserve">As per the cases of Center</w:delText>
        </w:r>
      </w:del>
      <w:ins w:id="132" w:author="Claude" w:date="2026-10-28T00:00:00Z">
        <w:r>
          <w:rPr>
            <w:b w:val="false"/>
            <w:bCs w:val="false"/>
          </w:rPr>
          <w:t xml:space="preserve">See Centre</w:t>
        </w:r>
      </w:ins>
      <w:r>
        <w:rPr>
          <w:b w:val="false"/>
          <w:bCs w:val="false"/>
        </w:rPr>
        <w:t xml:space="preserve"> for Public Interest Litigation and </w:t>
      </w:r>
      <w:del w:id="133" w:author="Claude" w:date="2026-10-28T00:00:00Z">
        <w:r>
          <w:rPr>
            <w:b w:val="false"/>
            <w:bCs w:val="false"/>
          </w:rPr>
          <w:delText xml:space="preserve">another versus</w:delText>
        </w:r>
      </w:del>
      <w:ins w:id="134" w:author="Claude" w:date="2026-10-28T00:00:00Z">
        <w:r>
          <w:rPr>
            <w:b w:val="false"/>
            <w:bCs w:val="false"/>
          </w:rPr>
          <w:t xml:space="preserve">Anr. v.</w:t>
        </w:r>
      </w:ins>
      <w:r>
        <w:rPr>
          <w:b w:val="false"/>
          <w:bCs w:val="false"/>
        </w:rPr>
        <w:t xml:space="preserve"> Union of India and </w:t>
      </w:r>
      <w:del w:id="135" w:author="Claude" w:date="2026-10-28T00:00:00Z">
        <w:r>
          <w:rPr>
            <w:b w:val="false"/>
            <w:bCs w:val="false"/>
          </w:rPr>
          <w:delText xml:space="preserve">others, writ petition civil 8998/2020, comma, Center</w:delText>
        </w:r>
      </w:del>
      <w:ins w:id="136" w:author="Claude" w:date="2026-10-28T00:00:00Z">
        <w:r>
          <w:rPr>
            <w:b w:val="false"/>
            <w:bCs w:val="false"/>
          </w:rPr>
          <w:t xml:space="preserve">Ors., W.P.(C) No. 8998 of 2020 (Delhi High Court); and Centre</w:t>
        </w:r>
      </w:ins>
      <w:r>
        <w:rPr>
          <w:b w:val="false"/>
          <w:bCs w:val="false"/>
        </w:rPr>
        <w:t xml:space="preserve"> for Public Interest Litigation and </w:t>
      </w:r>
      <w:del w:id="137" w:author="Claude" w:date="2026-10-28T00:00:00Z">
        <w:r>
          <w:rPr>
            <w:b w:val="false"/>
            <w:bCs w:val="false"/>
          </w:rPr>
          <w:delText xml:space="preserve">another versus</w:delText>
        </w:r>
      </w:del>
      <w:ins w:id="138" w:author="Claude" w:date="2026-10-28T00:00:00Z">
        <w:r>
          <w:rPr>
            <w:b w:val="false"/>
            <w:bCs w:val="false"/>
          </w:rPr>
          <w:t xml:space="preserve">Anr. v.</w:t>
        </w:r>
      </w:ins>
      <w:r>
        <w:rPr>
          <w:b w:val="false"/>
          <w:bCs w:val="false"/>
        </w:rPr>
        <w:t xml:space="preserve"> Union of India and </w:t>
      </w:r>
      <w:del w:id="139" w:author="Claude" w:date="2026-10-28T00:00:00Z">
        <w:r>
          <w:rPr>
            <w:b w:val="false"/>
            <w:bCs w:val="false"/>
          </w:rPr>
          <w:delText xml:space="preserve">others, transfer petition (TP) civil number 002567 of 2023</w:delText>
        </w:r>
      </w:del>
      <w:ins w:id="140" w:author="Claude" w:date="2026-10-28T00:00:00Z">
        <w:r>
          <w:rPr>
            <w:b w:val="false"/>
            <w:bCs w:val="false"/>
          </w:rPr>
          <w:t xml:space="preserve">Ors., T.P.(C) No. 2567 of 2023 (Supreme Court of India)</w:t>
        </w:r>
      </w:ins>
      <w:r>
        <w:rPr>
          <w:b w:val="false"/>
          <w:bCs w:val="false"/>
        </w:rPr>
        <w:t xml:space="preserve">.</w:t>
      </w:r>
      <w:commentRangeEnd w:id="19"/>
      <w:r>
        <w:commentReference w:id="19"/>
      </w:r>
    </w:p>
    <w:p>
      <w:pPr>
        <w:spacing w:after="120" w:before="0" w:line="276"/>
        <w:jc w:val="both"/>
      </w:pPr>
      <w:commentRangeStart w:id="20"/>
      <w:r>
        <w:rPr>
          <w:b w:val="false"/>
          <w:bCs w:val="false"/>
        </w:rPr>
        <w:t xml:space="preserve">Additionally,</w:t>
      </w:r>
      <w:ins w:id="141" w:author="Claude" w:date="2026-10-28T00:00:00Z">
        <w:r>
          <w:rPr>
            <w:b w:val="false"/>
            <w:bCs w:val="false"/>
          </w:rPr>
          <w:t xml:space="preserve"> by an order dated 20 December 2018 (S.O. 6227(E)) issued under Section 69 of the IT Act, the Ministry of Home Affairs authorised the following ten agencies to intercept, monitor and decrypt information: the</w:t>
        </w:r>
      </w:ins>
      <w:r>
        <w:rPr>
          <w:b w:val="false"/>
          <w:bCs w:val="false"/>
        </w:rPr>
        <w:t xml:space="preserve"> Intelligence Bureau, Narcotics Control Bureau, Directorate of Enforcement, Central Board of Direct Taxes, Directorate of Revenue Intelligence, Central Bureau of Investigation, National Investigation Agency, </w:t>
      </w:r>
      <w:ins w:id="142" w:author="Claude" w:date="2026-10-28T00:00:00Z">
        <w:r>
          <w:rPr>
            <w:b w:val="false"/>
            <w:bCs w:val="false"/>
          </w:rPr>
          <w:t xml:space="preserve">Cabinet Secretariat (</w:t>
        </w:r>
      </w:ins>
      <w:r>
        <w:rPr>
          <w:b w:val="false"/>
          <w:bCs w:val="false"/>
        </w:rPr>
        <w:t xml:space="preserve">Research and Analysis Wing</w:t>
      </w:r>
      <w:ins w:id="143" w:author="Claude" w:date="2026-10-28T00:00:00Z">
        <w:r>
          <w:rPr>
            <w:b w:val="false"/>
            <w:bCs w:val="false"/>
          </w:rPr>
          <w:t xml:space="preserve">)</w:t>
        </w:r>
      </w:ins>
      <w:r>
        <w:rPr>
          <w:b w:val="false"/>
          <w:bCs w:val="false"/>
        </w:rPr>
        <w:t xml:space="preserve">, Directorate of Signal Intelligence </w:t>
      </w:r>
      <w:del w:id="144" w:author="Claude" w:date="2026-10-28T00:00:00Z">
        <w:r>
          <w:rPr>
            <w:b w:val="false"/>
            <w:bCs w:val="false"/>
          </w:rPr>
          <w:delText xml:space="preserve">and Ministry of Defense, and such other</w:delText>
        </w:r>
      </w:del>
      <w:ins w:id="145" w:author="Claude" w:date="2026-10-28T00:00:00Z">
        <w:r>
          <w:rPr>
            <w:b w:val="false"/>
            <w:bCs w:val="false"/>
          </w:rPr>
          <w:t xml:space="preserve">(for the Jammu &amp; Kashmir, North-East and Assam service areas only) and the Commissioner of Police, Delhi. Constitutional challenges to this order are pending before the Supreme Court. Other</w:t>
        </w:r>
      </w:ins>
      <w:r>
        <w:rPr>
          <w:b w:val="false"/>
          <w:bCs w:val="false"/>
        </w:rPr>
        <w:t xml:space="preserve"> intelligence</w:t>
      </w:r>
      <w:ins w:id="146" w:author="Claude" w:date="2026-10-28T00:00:00Z">
        <w:r>
          <w:rPr>
            <w:b w:val="false"/>
            <w:bCs w:val="false"/>
          </w:rPr>
          <w:t xml:space="preserve"> and law enforcement</w:t>
        </w:r>
      </w:ins>
      <w:r>
        <w:rPr>
          <w:b w:val="false"/>
          <w:bCs w:val="false"/>
        </w:rPr>
        <w:t xml:space="preserve"> agencies </w:t>
      </w:r>
      <w:del w:id="147" w:author="Claude" w:date="2026-10-28T00:00:00Z">
        <w:r>
          <w:rPr>
            <w:b w:val="false"/>
            <w:bCs w:val="false"/>
          </w:rPr>
          <w:delText xml:space="preserve">have also been</w:delText>
        </w:r>
      </w:del>
      <w:ins w:id="148" w:author="Claude" w:date="2026-10-28T00:00:00Z">
        <w:r>
          <w:rPr>
            <w:b w:val="false"/>
            <w:bCs w:val="false"/>
          </w:rPr>
          <w:t xml:space="preserve">may also be</w:t>
        </w:r>
      </w:ins>
      <w:r>
        <w:rPr>
          <w:b w:val="false"/>
          <w:bCs w:val="false"/>
        </w:rPr>
        <w:t xml:space="preserve"> granted certain surveillance powers under the</w:t>
      </w:r>
      <w:ins w:id="149" w:author="Claude" w:date="2026-10-28T00:00:00Z">
        <w:r>
          <w:rPr>
            <w:b w:val="false"/>
            <w:bCs w:val="false"/>
          </w:rPr>
          <w:t xml:space="preserve"> other</w:t>
        </w:r>
      </w:ins>
      <w:r>
        <w:rPr>
          <w:b w:val="false"/>
          <w:bCs w:val="false"/>
        </w:rPr>
        <w:t xml:space="preserve"> legislations</w:t>
      </w:r>
      <w:del w:id="150" w:author="Claude" w:date="2026-10-28T00:00:00Z">
        <w:r>
          <w:rPr>
            <w:b w:val="false"/>
            <w:bCs w:val="false"/>
          </w:rPr>
          <w:delText xml:space="preserve"> we have</w:delText>
        </w:r>
      </w:del>
      <w:r>
        <w:rPr>
          <w:b w:val="false"/>
          <w:bCs w:val="false"/>
        </w:rPr>
        <w:t xml:space="preserve"> set out above.</w:t>
      </w:r>
      <w:commentRangeEnd w:id="20"/>
      <w:r>
        <w:commentReference w:id="20"/>
      </w:r>
    </w:p>
    <w:p>
      <w:pPr>
        <w:spacing w:after="120" w:before="0" w:line="276"/>
        <w:jc w:val="both"/>
      </w:pPr>
      <w:commentRangeStart w:id="21"/>
      <w:r>
        <w:rPr>
          <w:b w:val="false"/>
          <w:bCs w:val="false"/>
        </w:rPr>
        <w:t xml:space="preserve">It is also pertinent to note that Indian Computer Emergency Response Team, CERT-IN, by way of notification dated 28th April 2022, issued directions under subsection 6 of section 70B of the Information Technology Act 2000 relating to information security practices, procedure, prevention, response, and reporting of cyber incidents for safe and trusted internet, also known as the directions. The directions require virtual private server providers</w:t>
      </w:r>
      <w:del w:id="151" w:author="Claude" w:date="2026-10-28T00:00:00Z">
        <w:r>
          <w:rPr>
            <w:b w:val="false"/>
            <w:bCs w:val="false"/>
          </w:rPr>
          <w:delText xml:space="preserve"> and VPN services</w:delText>
        </w:r>
      </w:del>
      <w:r>
        <w:rPr>
          <w:b w:val="false"/>
          <w:bCs w:val="false"/>
        </w:rPr>
        <w:t xml:space="preserve"> and VPN service providers, data centers, and cloud service providers to collect certain information in relation to customer accounts and store it for at least 5 years after </w:t>
      </w:r>
      <w:del w:id="152" w:author="Claude" w:date="2026-10-28T00:00:00Z">
        <w:r>
          <w:rPr>
            <w:b w:val="false"/>
            <w:bCs w:val="false"/>
          </w:rPr>
          <w:delText xml:space="preserve">such accounts are closed</w:delText>
        </w:r>
      </w:del>
      <w:ins w:id="153" w:author="Claude" w:date="2026-10-28T00:00:00Z">
        <w:r>
          <w:rPr>
            <w:b w:val="false"/>
            <w:bCs w:val="false"/>
          </w:rPr>
          <w:t xml:space="preserve">the cancellation or withdrawal of the registration</w:t>
        </w:r>
      </w:ins>
      <w:r>
        <w:rPr>
          <w:b w:val="false"/>
          <w:bCs w:val="false"/>
        </w:rPr>
        <w:t xml:space="preserve">. This includes validated names, addresses, and contact numbers of customers and their ownership patterns, along with usage details such as IP addresses allotted, email addresses, and timestamps used at the time of registration, purpose of hiring the service, and period of hiring. Additionally, under these directions, CERT-IN may also seek information from various service providers in case of cybersecurity incidents and cyber incidents on case-to-case basis for discharge of its statutory obligations to enhance cybersecurity in the country. This may result in CERT-IN receiving access to such data of the EU firm that is in the data importer's possession.</w:t>
      </w:r>
      <w:ins w:id="154" w:author="Claude" w:date="2026-10-28T00:00:00Z">
        <w:r>
          <w:rPr>
            <w:b w:val="false"/>
            <w:bCs w:val="false"/>
          </w:rPr>
          <w:t xml:space="preserve"> In addition, the directions require all service providers, intermediaries, data centres, body corporates and government organisations, which would include the data importer, to maintain logs of all their ICT systems for a rolling period of 180 days within Indian jurisdiction and to provide them to CERT-In on request, and to report specified cyber incidents to CERT-In within six hours. CERT-In may also require information in a specified format, up to near real-time. The directions remain in force without amendment.</w:t>
        </w:r>
      </w:ins>
      <w:commentRangeEnd w:id="21"/>
      <w:r>
        <w:commentReference w:id="21"/>
      </w:r>
    </w:p>
    <w:p>
      <w:pPr>
        <w:spacing w:after="120" w:before="0" w:line="276"/>
        <w:jc w:val="both"/>
      </w:pPr>
      <w:commentRangeStart w:id="37"/>
      <w:ins w:id="155" w:author="Claude" w:date="2026-10-28T00:00:00Z">
        <w:r>
          <w:rPr>
            <w:b w:val="false"/>
            <w:bCs w:val="false"/>
          </w:rPr>
          <w:t xml:space="preserve">Because the data importer acts as the firm's immigration counsel, it should also be noted that the Immigration and Foreigners Act, 2025 (Act No. 13 of 2025) came into force on 1 September 2025, repealing the Passport (Entry into India) Act, 1920, the Registration of Foreigners Act, 1939, the Foreigners Act, 1946 and the Immigration (Carriers' Liability) Act, 2000. The Act and the Immigration and Foreigners Rules, 2025 (G.S.R. 596(E), dated 1 September 2025, as amended by G.S.R. 424(E), dated 1 June 2026) require accommodation providers, universities and other educational institutions, and hospitals to report information about foreigners to the Registration Officer (sections 8 to 10), and require carriers to share passenger manifests, advance passenger information and passenger name record data with the immigration authorities (section 17). Personal data of EU employees relocating to India will therefore reach the Indian immigration authorities independently of the data importer. These reporting duties fall on foreigners, hosts, institutions and carriers, not on legal advisers.</w:t>
        </w:r>
      </w:ins>
      <w:commentRangeEnd w:id="37"/>
      <w:r>
        <w:commentReference w:id="37"/>
      </w:r>
    </w:p>
    <w:p>
      <w:pPr>
        <w:spacing w:after="120" w:before="240" w:line="276"/>
        <w:jc w:val="left"/>
      </w:pPr>
      <w:del w:id="156" w:author="Claude" w:date="2026-10-28T00:00:00Z">
        <w:r>
          <w:rPr>
            <w:b/>
            <w:bCs/>
          </w:rPr>
          <w:delText xml:space="preserve">Now, factors</w:delText>
        </w:r>
      </w:del>
      <w:ins w:id="157" w:author="Claude" w:date="2026-10-28T00:00:00Z">
        <w:r>
          <w:rPr>
            <w:b/>
            <w:bCs/>
          </w:rPr>
          <w:t xml:space="preserve">Factors</w:t>
        </w:r>
      </w:ins>
      <w:r>
        <w:rPr>
          <w:b/>
          <w:bCs/>
        </w:rPr>
        <w:t xml:space="preserve"> against a potential surveillance of the EU data.</w:t>
      </w:r>
    </w:p>
    <w:p>
      <w:pPr>
        <w:spacing w:after="120" w:before="0" w:line="276"/>
        <w:jc w:val="both"/>
      </w:pPr>
      <w:r>
        <w:rPr>
          <w:b w:val="false"/>
          <w:bCs w:val="false"/>
        </w:rPr>
        <w:t xml:space="preserve">The EU firm has no reason to believe that the firm's customers or its data importer in its role as the firm's immigration counsel in India would be subject to US or Indian surveillance. Even if the data importer was subject to US or Indian surveillance, the vendor would only be one among a large number of their customers, while European personal data of employees or business contacts, for example, are usually subject to a low risk. The risk is likely higher for electronic communications, location data, or customer data.</w:t>
      </w:r>
    </w:p>
    <w:p>
      <w:pPr>
        <w:spacing w:after="120" w:before="0" w:line="276"/>
        <w:jc w:val="both"/>
      </w:pPr>
      <w:r>
        <w:rPr>
          <w:b w:val="false"/>
          <w:bCs w:val="false"/>
        </w:rPr>
        <w:t xml:space="preserve">The above mentioned legislations give the government, including any of its agencies, the right to access personal data without consent for national security interests, for maintaining sovereignty and integrity of India, or for maintaining friendly relations with foreign states, or for maintaining public order, or for preventing incitement to the commission of an offense. The following factors weigh against a potential surveillance of EEA and UK data, and that any such surveillance would violate the GDPR or UK law.</w:t>
      </w:r>
      <w:commentRangeStart w:id="45"/>
      <w:ins w:id="158" w:author="Claude" w:date="2026-10-28T00:00:00Z">
        <w:r>
          <w:rPr>
            <w:b w:val="false"/>
            <w:bCs w:val="false"/>
          </w:rPr>
          <w:t xml:space="preserve"> For UK personal data, since 5 February 2026 transfers have been governed by Chapter V of the UK GDPR as amended by the Data (Use and Access) Act 2025, under which the question is whether the standard of protection after transfer is "not materially lower" than that under UK data protection law.</w:t>
        </w:r>
      </w:ins>
      <w:commentRangeEnd w:id="45"/>
      <w:r>
        <w:commentReference w:id="45"/>
      </w:r>
    </w:p>
    <w:p>
      <w:pPr>
        <w:spacing w:after="120" w:before="240" w:line="276"/>
        <w:jc w:val="left"/>
      </w:pPr>
      <w:r>
        <w:rPr>
          <w:b/>
          <w:bCs/>
        </w:rPr>
        <w:t xml:space="preserve">1. Surveillance in India is practically limited.</w:t>
      </w:r>
    </w:p>
    <w:p>
      <w:pPr>
        <w:spacing w:after="120" w:before="0" w:line="276"/>
        <w:jc w:val="both"/>
      </w:pPr>
      <w:commentRangeStart w:id="22"/>
      <w:r>
        <w:rPr>
          <w:b w:val="false"/>
          <w:bCs w:val="false"/>
        </w:rPr>
        <w:t xml:space="preserve">The Indian courts have stepped in several times against unlimited surveillance</w:t>
      </w:r>
      <w:ins w:id="159" w:author="Claude" w:date="2026-10-28T00:00:00Z">
        <w:r>
          <w:rPr>
            <w:b w:val="false"/>
            <w:bCs w:val="false"/>
          </w:rPr>
          <w:t xml:space="preserve">, relying on the right to privacy under Article 21 and the freedom of speech and expression under Article 19(1)(a) (and the permitted restrictions under Article 19(2))</w:t>
        </w:r>
      </w:ins>
      <w:del w:id="160" w:author="Claude" w:date="2026-10-28T00:00:00Z">
        <w:r>
          <w:rPr>
            <w:b w:val="false"/>
            <w:bCs w:val="false"/>
          </w:rPr>
          <w:delText xml:space="preserve"> in compliance with the restrictions imposed on free speech under Article 19(2)</w:delText>
        </w:r>
      </w:del>
      <w:r>
        <w:rPr>
          <w:b w:val="false"/>
          <w:bCs w:val="false"/>
        </w:rPr>
        <w:t xml:space="preserve"> of the Indian Constitution</w:t>
      </w:r>
      <w:del w:id="161" w:author="Claude" w:date="2026-10-28T00:00:00Z">
        <w:r>
          <w:rPr>
            <w:b w:val="false"/>
            <w:bCs w:val="false"/>
          </w:rPr>
          <w:delText xml:space="preserve">, in</w:delText>
        </w:r>
      </w:del>
      <w:ins w:id="162" w:author="Claude" w:date="2026-10-28T00:00:00Z">
        <w:r>
          <w:rPr>
            <w:b w:val="false"/>
            <w:bCs w:val="false"/>
          </w:rPr>
          <w:t xml:space="preserve">. In</w:t>
        </w:r>
      </w:ins>
      <w:r>
        <w:rPr>
          <w:b w:val="false"/>
          <w:bCs w:val="false"/>
        </w:rPr>
        <w:t xml:space="preserve"> the case of </w:t>
      </w:r>
      <w:del w:id="163" w:author="Claude" w:date="2026-10-28T00:00:00Z">
        <w:r>
          <w:rPr>
            <w:b w:val="false"/>
            <w:bCs w:val="false"/>
          </w:rPr>
          <w:delText xml:space="preserve">Public</w:delText>
        </w:r>
      </w:del>
      <w:ins w:id="164" w:author="Claude" w:date="2026-10-28T00:00:00Z">
        <w:r>
          <w:rPr>
            <w:b w:val="false"/>
            <w:bCs w:val="false"/>
          </w:rPr>
          <w:t xml:space="preserve">People's</w:t>
        </w:r>
      </w:ins>
      <w:r>
        <w:rPr>
          <w:b w:val="false"/>
          <w:bCs w:val="false"/>
        </w:rPr>
        <w:t xml:space="preserve"> Union for Civil Liberties </w:t>
      </w:r>
      <w:del w:id="165" w:author="Claude" w:date="2026-10-28T00:00:00Z">
        <w:r>
          <w:rPr>
            <w:b w:val="false"/>
            <w:bCs w:val="false"/>
          </w:rPr>
          <w:delText xml:space="preserve">versus</w:delText>
        </w:r>
      </w:del>
      <w:ins w:id="166" w:author="Claude" w:date="2026-10-28T00:00:00Z">
        <w:r>
          <w:rPr>
            <w:b w:val="false"/>
            <w:bCs w:val="false"/>
          </w:rPr>
          <w:t xml:space="preserve">v.</w:t>
        </w:r>
      </w:ins>
      <w:r>
        <w:rPr>
          <w:b w:val="false"/>
          <w:bCs w:val="false"/>
        </w:rPr>
        <w:t xml:space="preserve"> Union of India </w:t>
      </w:r>
      <w:ins w:id="167" w:author="Claude" w:date="2026-10-28T00:00:00Z">
        <w:r>
          <w:rPr>
            <w:b w:val="false"/>
            <w:bCs w:val="false"/>
          </w:rPr>
          <w:t xml:space="preserve">((1997) 1 SCC 301, decided on 18 December </w:t>
        </w:r>
      </w:ins>
      <w:r>
        <w:rPr>
          <w:b w:val="false"/>
          <w:bCs w:val="false"/>
        </w:rPr>
        <w:t xml:space="preserve">1996</w:t>
      </w:r>
      <w:ins w:id="168" w:author="Claude" w:date="2026-10-28T00:00:00Z">
        <w:r>
          <w:rPr>
            <w:b w:val="false"/>
            <w:bCs w:val="false"/>
          </w:rPr>
          <w:t xml:space="preserve">)</w:t>
        </w:r>
      </w:ins>
      <w:r>
        <w:rPr>
          <w:b w:val="false"/>
          <w:bCs w:val="false"/>
        </w:rPr>
        <w:t xml:space="preserve">, the Indian Supreme Court laid down certain guidelines for interceptions. The court noted that the authorities engaged in interception were not even maintaining adequate records and logs on interception. Among the guidelines issued by the court was setting up a review committee that can look into authorizations made under Section 5(2) of the Telegraph Act. The Supreme Court's guidelines formed the basis of introducing Rule </w:t>
      </w:r>
      <w:del w:id="169" w:author="Claude" w:date="2026-10-28T00:00:00Z">
        <w:r>
          <w:rPr>
            <w:b w:val="false"/>
            <w:bCs w:val="false"/>
          </w:rPr>
          <w:delText xml:space="preserve">419, capital A,</w:delText>
        </w:r>
      </w:del>
      <w:ins w:id="170" w:author="Claude" w:date="2026-10-28T00:00:00Z">
        <w:r>
          <w:rPr>
            <w:b w:val="false"/>
            <w:bCs w:val="false"/>
          </w:rPr>
          <w:t xml:space="preserve">419A</w:t>
        </w:r>
      </w:ins>
      <w:r>
        <w:rPr>
          <w:b w:val="false"/>
          <w:bCs w:val="false"/>
        </w:rPr>
        <w:t xml:space="preserve"> in the </w:t>
      </w:r>
      <w:ins w:id="171" w:author="Claude" w:date="2026-10-28T00:00:00Z">
        <w:r>
          <w:rPr>
            <w:b w:val="false"/>
            <w:bCs w:val="false"/>
          </w:rPr>
          <w:t xml:space="preserve">Indian </w:t>
        </w:r>
      </w:ins>
      <w:r>
        <w:rPr>
          <w:b w:val="false"/>
          <w:bCs w:val="false"/>
        </w:rPr>
        <w:t xml:space="preserve">Telegraph Rules</w:t>
      </w:r>
      <w:ins w:id="172" w:author="Claude" w:date="2026-10-28T00:00:00Z">
        <w:r>
          <w:rPr>
            <w:b w:val="false"/>
            <w:bCs w:val="false"/>
          </w:rPr>
          <w:t xml:space="preserve">, 1951,</w:t>
        </w:r>
      </w:ins>
      <w:r>
        <w:rPr>
          <w:b w:val="false"/>
          <w:bCs w:val="false"/>
        </w:rPr>
        <w:t xml:space="preserve"> in 2007 and later </w:t>
      </w:r>
      <w:del w:id="173" w:author="Claude" w:date="2026-10-28T00:00:00Z">
        <w:r>
          <w:rPr>
            <w:b w:val="false"/>
            <w:bCs w:val="false"/>
          </w:rPr>
          <w:delText xml:space="preserve">in Surveillance Rules</w:delText>
        </w:r>
      </w:del>
      <w:ins w:id="174" w:author="Claude" w:date="2026-10-28T00:00:00Z">
        <w:r>
          <w:rPr>
            <w:b w:val="false"/>
            <w:bCs w:val="false"/>
          </w:rPr>
          <w:t xml:space="preserve">the surveillance rules</w:t>
        </w:r>
      </w:ins>
      <w:r>
        <w:rPr>
          <w:b w:val="false"/>
          <w:bCs w:val="false"/>
        </w:rPr>
        <w:t xml:space="preserve"> prescribed under the IT Act in 2009.</w:t>
      </w:r>
      <w:ins w:id="175" w:author="Claude" w:date="2026-10-28T00:00:00Z">
        <w:r>
          <w:rPr>
            <w:b w:val="false"/>
            <w:bCs w:val="false"/>
          </w:rPr>
          <w:t xml:space="preserve"> Rule 419A has since been superseded by the Telecommunications Interception Rules with effect from 6 December 2024, which retain the review committee mechanism.</w:t>
        </w:r>
      </w:ins>
      <w:commentRangeEnd w:id="22"/>
      <w:r>
        <w:commentReference w:id="22"/>
      </w:r>
    </w:p>
    <w:p>
      <w:pPr>
        <w:spacing w:after="120" w:before="0" w:line="276"/>
        <w:jc w:val="both"/>
      </w:pPr>
      <w:commentRangeStart w:id="23"/>
      <w:r>
        <w:rPr>
          <w:b w:val="false"/>
          <w:bCs w:val="false"/>
        </w:rPr>
        <w:t xml:space="preserve">Another digital rights case </w:t>
      </w:r>
      <w:del w:id="176" w:author="Claude" w:date="2026-10-28T00:00:00Z">
        <w:r>
          <w:rPr>
            <w:b w:val="false"/>
            <w:bCs w:val="false"/>
          </w:rPr>
          <w:delText xml:space="preserve">in</w:delText>
        </w:r>
      </w:del>
      <w:ins w:id="177" w:author="Claude" w:date="2026-10-28T00:00:00Z">
        <w:r>
          <w:rPr>
            <w:b w:val="false"/>
            <w:bCs w:val="false"/>
          </w:rPr>
          <w:t xml:space="preserve">is Justice K.S.</w:t>
        </w:r>
      </w:ins>
      <w:r>
        <w:rPr>
          <w:b w:val="false"/>
          <w:bCs w:val="false"/>
        </w:rPr>
        <w:t xml:space="preserve"> Puttaswamy</w:t>
      </w:r>
      <w:ins w:id="178" w:author="Claude" w:date="2026-10-28T00:00:00Z">
        <w:r>
          <w:rPr>
            <w:b w:val="false"/>
            <w:bCs w:val="false"/>
          </w:rPr>
          <w:t xml:space="preserve"> (Retd.)</w:t>
        </w:r>
      </w:ins>
      <w:r>
        <w:rPr>
          <w:b w:val="false"/>
          <w:bCs w:val="false"/>
        </w:rPr>
        <w:t xml:space="preserve"> </w:t>
      </w:r>
      <w:del w:id="179" w:author="Claude" w:date="2026-10-28T00:00:00Z">
        <w:r>
          <w:rPr>
            <w:b w:val="false"/>
            <w:bCs w:val="false"/>
          </w:rPr>
          <w:delText xml:space="preserve">versus</w:delText>
        </w:r>
      </w:del>
      <w:ins w:id="180" w:author="Claude" w:date="2026-10-28T00:00:00Z">
        <w:r>
          <w:rPr>
            <w:b w:val="false"/>
            <w:bCs w:val="false"/>
          </w:rPr>
          <w:t xml:space="preserve">v.</w:t>
        </w:r>
      </w:ins>
      <w:r>
        <w:rPr>
          <w:b w:val="false"/>
          <w:bCs w:val="false"/>
        </w:rPr>
        <w:t xml:space="preserve"> Union of India </w:t>
      </w:r>
      <w:ins w:id="181" w:author="Claude" w:date="2026-10-28T00:00:00Z">
        <w:r>
          <w:rPr>
            <w:b w:val="false"/>
            <w:bCs w:val="false"/>
          </w:rPr>
          <w:t xml:space="preserve">((</w:t>
        </w:r>
      </w:ins>
      <w:r>
        <w:rPr>
          <w:b w:val="false"/>
          <w:bCs w:val="false"/>
        </w:rPr>
        <w:t xml:space="preserve">2017</w:t>
      </w:r>
      <w:ins w:id="182" w:author="Claude" w:date="2026-10-28T00:00:00Z">
        <w:r>
          <w:rPr>
            <w:b w:val="false"/>
            <w:bCs w:val="false"/>
          </w:rPr>
          <w:t xml:space="preserve">) 10 SCC 1)</w:t>
        </w:r>
      </w:ins>
      <w:r>
        <w:rPr>
          <w:b w:val="false"/>
          <w:bCs w:val="false"/>
        </w:rPr>
        <w:t xml:space="preserve">, in which </w:t>
      </w:r>
      <w:ins w:id="183" w:author="Claude" w:date="2026-10-28T00:00:00Z">
        <w:r>
          <w:rPr>
            <w:b w:val="false"/>
            <w:bCs w:val="false"/>
          </w:rPr>
          <w:t xml:space="preserve">a nine-judge bench of </w:t>
        </w:r>
      </w:ins>
      <w:r>
        <w:rPr>
          <w:b w:val="false"/>
          <w:bCs w:val="false"/>
        </w:rPr>
        <w:t xml:space="preserve">the Indian Supreme Court ruled that the right to privacy is a fundamental right under the Indian Constitution and laid down the test of proportionality, which means the invasion of privacy must be in proportion to the need for interference.</w:t>
      </w:r>
      <w:commentRangeEnd w:id="23"/>
      <w:r>
        <w:commentReference w:id="23"/>
      </w:r>
    </w:p>
    <w:p>
      <w:pPr>
        <w:spacing w:after="120" w:before="0" w:line="276"/>
        <w:jc w:val="both"/>
      </w:pPr>
      <w:r>
        <w:rPr>
          <w:b w:val="false"/>
          <w:bCs w:val="false"/>
        </w:rPr>
        <w:t xml:space="preserve">Since then, the government, instead of overhauling the surveillance law framework</w:t>
      </w:r>
      <w:commentRangeStart w:id="24"/>
      <w:r>
        <w:rPr>
          <w:b w:val="false"/>
          <w:bCs w:val="false"/>
        </w:rPr>
        <w:t xml:space="preserve"> </w:t>
      </w:r>
      <w:del w:id="184" w:author="Claude" w:date="2026-10-28T00:00:00Z">
        <w:r>
          <w:rPr>
            <w:b w:val="false"/>
            <w:bCs w:val="false"/>
          </w:rPr>
          <w:delText xml:space="preserve">and enacting robust data protection mechanisms</w:delText>
        </w:r>
      </w:del>
      <w:ins w:id="185" w:author="Claude" w:date="2026-10-28T00:00:00Z">
        <w:r>
          <w:rPr>
            <w:b w:val="false"/>
            <w:bCs w:val="false"/>
          </w:rPr>
          <w:t xml:space="preserve">(the data protection law enacted in 2023, the DPDP, does not regulate surveillance and contains broad exemptions for the State)</w:t>
        </w:r>
      </w:ins>
      <w:commentRangeEnd w:id="24"/>
      <w:r>
        <w:commentReference w:id="24"/>
      </w:r>
      <w:r>
        <w:rPr>
          <w:b w:val="false"/>
          <w:bCs w:val="false"/>
        </w:rPr>
        <w:t xml:space="preserve">, has used public safety and national security arguments in court and in parliament to deflect concerns about violations of privacy rights.</w:t>
      </w:r>
    </w:p>
    <w:p>
      <w:pPr>
        <w:spacing w:after="120" w:before="0" w:line="276"/>
        <w:jc w:val="both"/>
      </w:pPr>
      <w:commentRangeStart w:id="25"/>
      <w:r>
        <w:rPr>
          <w:b w:val="false"/>
          <w:bCs w:val="false"/>
        </w:rPr>
        <w:t xml:space="preserve">The Bombay High Court in </w:t>
      </w:r>
      <w:del w:id="186" w:author="Claude" w:date="2026-10-28T00:00:00Z">
        <w:r>
          <w:rPr>
            <w:b w:val="false"/>
            <w:bCs w:val="false"/>
          </w:rPr>
          <w:delText xml:space="preserve">Vineet</w:delText>
        </w:r>
      </w:del>
      <w:ins w:id="187" w:author="Claude" w:date="2026-10-28T00:00:00Z">
        <w:r>
          <w:rPr>
            <w:b w:val="false"/>
            <w:bCs w:val="false"/>
          </w:rPr>
          <w:t xml:space="preserve">Vinit</w:t>
        </w:r>
      </w:ins>
      <w:r>
        <w:rPr>
          <w:b w:val="false"/>
          <w:bCs w:val="false"/>
        </w:rPr>
        <w:t xml:space="preserve"> Kumar </w:t>
      </w:r>
      <w:del w:id="188" w:author="Claude" w:date="2026-10-28T00:00:00Z">
        <w:r>
          <w:rPr>
            <w:b w:val="false"/>
            <w:bCs w:val="false"/>
          </w:rPr>
          <w:delText xml:space="preserve">versus</w:delText>
        </w:r>
      </w:del>
      <w:ins w:id="189" w:author="Claude" w:date="2026-10-28T00:00:00Z">
        <w:r>
          <w:rPr>
            <w:b w:val="false"/>
            <w:bCs w:val="false"/>
          </w:rPr>
          <w:t xml:space="preserve">v.</w:t>
        </w:r>
      </w:ins>
      <w:r>
        <w:rPr>
          <w:b w:val="false"/>
          <w:bCs w:val="false"/>
        </w:rPr>
        <w:t xml:space="preserve"> CBI </w:t>
      </w:r>
      <w:ins w:id="190" w:author="Claude" w:date="2026-10-28T00:00:00Z">
        <w:r>
          <w:rPr>
            <w:b w:val="false"/>
            <w:bCs w:val="false"/>
          </w:rPr>
          <w:t xml:space="preserve">(Criminal Writ Petition No. 2367 of 2019, decided on 22 October </w:t>
        </w:r>
      </w:ins>
      <w:r>
        <w:rPr>
          <w:b w:val="false"/>
          <w:bCs w:val="false"/>
        </w:rPr>
        <w:t xml:space="preserve">2019</w:t>
      </w:r>
      <w:ins w:id="191" w:author="Claude" w:date="2026-10-28T00:00:00Z">
        <w:r>
          <w:rPr>
            <w:b w:val="false"/>
            <w:bCs w:val="false"/>
          </w:rPr>
          <w:t xml:space="preserve">)</w:t>
        </w:r>
      </w:ins>
      <w:r>
        <w:rPr>
          <w:b w:val="false"/>
          <w:bCs w:val="false"/>
        </w:rPr>
        <w:t xml:space="preserve"> set aside three interception orders of the Ministry of Home Affairs of India</w:t>
      </w:r>
      <w:ins w:id="192" w:author="Claude" w:date="2026-10-28T00:00:00Z">
        <w:r>
          <w:rPr>
            <w:b w:val="false"/>
            <w:bCs w:val="false"/>
          </w:rPr>
          <w:t xml:space="preserve"> issued under Section 5(2) of the Telegraph Act</w:t>
        </w:r>
      </w:ins>
      <w:r>
        <w:rPr>
          <w:b w:val="false"/>
          <w:bCs w:val="false"/>
        </w:rPr>
        <w:t xml:space="preserve"> against the petitioner on the grounds of violation of the right to privacy, and also ordered the destruction of intercepted records.</w:t>
      </w:r>
      <w:ins w:id="193" w:author="Claude" w:date="2026-10-28T00:00:00Z">
        <w:r>
          <w:rPr>
            <w:b w:val="false"/>
            <w:bCs w:val="false"/>
          </w:rPr>
          <w:t xml:space="preserve"> The CBI's special leave petition against this judgment (SLP (Crl.) No. 902 of 2020) is pending before the Supreme Court, and the judgment is reported to have been stayed in the meantime; it should therefore be relied on with caution.</w:t>
        </w:r>
      </w:ins>
      <w:commentRangeEnd w:id="25"/>
      <w:r>
        <w:commentReference w:id="25"/>
      </w:r>
    </w:p>
    <w:p>
      <w:pPr>
        <w:spacing w:after="120" w:before="0" w:line="276"/>
        <w:jc w:val="both"/>
      </w:pPr>
      <w:commentRangeStart w:id="38"/>
      <w:ins w:id="194" w:author="Claude" w:date="2026-10-28T00:00:00Z">
        <w:r>
          <w:rPr>
            <w:b w:val="false"/>
            <w:bCs w:val="false"/>
          </w:rPr>
          <w:t xml:space="preserve">More recent High Court decisions follow the same approach, although not uniformly. In P. Kishore v. Secretary to Government of India (W.P. No. 143 of 2018, decided on 2 July 2025), the Madras High Court quashed a 2011 interception order issued in a bribery investigation, holding that the words "public emergency" and "public safety" in Section 5(2) of the Telegraph Act cannot be stretched to include the detection of ordinary crime, and that the intercepted material could not be used.</w:t>
        </w:r>
      </w:ins>
      <w:commentRangeEnd w:id="38"/>
      <w:r>
        <w:commentReference w:id="38"/>
      </w:r>
      <w:ins w:id="195" w:author="Claude" w:date="2026-10-28T00:00:00Z">
        <w:r>
          <w:rPr>
            <w:b w:val="false"/>
            <w:bCs w:val="false"/>
          </w:rPr>
          <w:t xml:space="preserve"> </w:t>
        </w:r>
      </w:ins>
      <w:commentRangeStart w:id="39"/>
      <w:ins w:id="196" w:author="Claude" w:date="2026-10-28T00:00:00Z">
        <w:r>
          <w:rPr>
            <w:b w:val="false"/>
            <w:bCs w:val="false"/>
          </w:rPr>
          <w:t xml:space="preserve">In Shri Ravi Shankar Ji Maharaj v. Central Bureau of Investigation (CRMP No. 1504 of 2026, decided on 3 August 2026), apparently the first reported decision applying Section 20(2) of the Telecommunications Act and the Telecommunications Interception Rules, a Division Bench of the Chhattisgarh High Court set aside an interception order dated 28 June 2025 and the later confirmation and review committee proceedings. It held that a valid prior authorisation by the competent authority is a jurisdictional fact that cannot be supplied retrospectively, and directed destruction of the intercepted messages, while declining to quash the criminal proceedings.</w:t>
        </w:r>
      </w:ins>
      <w:commentRangeEnd w:id="39"/>
      <w:r>
        <w:commentReference w:id="39"/>
      </w:r>
      <w:ins w:id="197" w:author="Claude" w:date="2026-10-28T00:00:00Z">
        <w:r>
          <w:rPr>
            <w:b w:val="false"/>
            <w:bCs w:val="false"/>
          </w:rPr>
          <w:t xml:space="preserve"> </w:t>
        </w:r>
      </w:ins>
      <w:commentRangeStart w:id="40"/>
      <w:ins w:id="198" w:author="Claude" w:date="2026-10-28T00:00:00Z">
        <w:r>
          <w:rPr>
            <w:b w:val="false"/>
            <w:bCs w:val="false"/>
          </w:rPr>
          <w:t xml:space="preserve">By contrast, in Aakash Deep Chouhan v. CBI (CRL.M.C. 204 of 2020, decided on 26 June 2025), the Delhi High Court upheld interceptions in a large corruption case as justified in the interest of public safety, reasoning that corruption threatens the economic safety of the country, and held that the admissibility of intercepted material depends on its reliability rather than on how it was obtained. The High Courts are therefore divided on whether interception can be justified for economic offences.</w:t>
        </w:r>
      </w:ins>
      <w:commentRangeEnd w:id="40"/>
      <w:r>
        <w:commentReference w:id="40"/>
      </w:r>
    </w:p>
    <w:p>
      <w:pPr>
        <w:spacing w:after="120" w:before="0" w:line="276"/>
        <w:jc w:val="both"/>
      </w:pPr>
      <w:commentRangeStart w:id="26"/>
      <w:r>
        <w:rPr>
          <w:b w:val="false"/>
          <w:bCs w:val="false"/>
        </w:rPr>
        <w:t xml:space="preserve">While there are reports by Human Rights Watch </w:t>
      </w:r>
      <w:del w:id="199" w:author="Claude" w:date="2026-10-28T00:00:00Z">
        <w:r>
          <w:rPr>
            <w:b w:val="false"/>
            <w:bCs w:val="false"/>
          </w:rPr>
          <w:delText xml:space="preserve">on </w:delText>
        </w:r>
      </w:del>
      <w:ins w:id="200" w:author="Claude" w:date="2026-10-28T00:00:00Z">
        <w:r>
          <w:rPr>
            <w:b w:val="false"/>
            <w:bCs w:val="false"/>
          </w:rPr>
          <w:t xml:space="preserve">dated </w:t>
        </w:r>
      </w:ins>
      <w:r>
        <w:rPr>
          <w:b w:val="false"/>
          <w:bCs w:val="false"/>
        </w:rPr>
        <w:t xml:space="preserve">26</w:t>
      </w:r>
      <w:del w:id="201" w:author="Claude" w:date="2026-10-28T00:00:00Z">
        <w:r>
          <w:rPr>
            <w:b w:val="false"/>
            <w:bCs w:val="false"/>
          </w:rPr>
          <w:delText xml:space="preserve">th of</w:delText>
        </w:r>
      </w:del>
      <w:r>
        <w:rPr>
          <w:b w:val="false"/>
          <w:bCs w:val="false"/>
        </w:rPr>
        <w:t xml:space="preserve"> August 2021 and others that the Indian government has allegedly used advanced spyware to target activists and apparently its opponents in opposition, </w:t>
      </w:r>
      <w:del w:id="202" w:author="Claude" w:date="2026-10-28T00:00:00Z">
        <w:r>
          <w:rPr>
            <w:b w:val="false"/>
            <w:bCs w:val="false"/>
          </w:rPr>
          <w:delText xml:space="preserve">probably in the range of 300 people in India</w:delText>
        </w:r>
      </w:del>
      <w:ins w:id="203" w:author="Claude" w:date="2026-10-28T00:00:00Z">
        <w:r>
          <w:rPr>
            <w:b w:val="false"/>
            <w:bCs w:val="false"/>
          </w:rPr>
          <w:t xml:space="preserve">with at least 300 Indian phone numbers reportedly appearing on a leaked list of potential targets</w:t>
        </w:r>
      </w:ins>
      <w:r>
        <w:rPr>
          <w:b w:val="false"/>
          <w:bCs w:val="false"/>
        </w:rPr>
        <w:t xml:space="preserve">, there is </w:t>
      </w:r>
      <w:del w:id="204" w:author="Claude" w:date="2026-10-28T00:00:00Z">
        <w:r>
          <w:rPr>
            <w:b w:val="false"/>
            <w:bCs w:val="false"/>
          </w:rPr>
          <w:delText xml:space="preserve">and has been no</w:delText>
        </w:r>
      </w:del>
      <w:ins w:id="205" w:author="Claude" w:date="2026-10-28T00:00:00Z">
        <w:r>
          <w:rPr>
            <w:b w:val="false"/>
            <w:bCs w:val="false"/>
          </w:rPr>
          <w:t xml:space="preserve">no conclusive</w:t>
        </w:r>
      </w:ins>
      <w:r>
        <w:rPr>
          <w:b w:val="false"/>
          <w:bCs w:val="false"/>
        </w:rPr>
        <w:t xml:space="preserve"> evidence in the public domain of </w:t>
      </w:r>
      <w:del w:id="206" w:author="Claude" w:date="2026-10-28T00:00:00Z">
        <w:r>
          <w:rPr>
            <w:b w:val="false"/>
            <w:bCs w:val="false"/>
          </w:rPr>
          <w:delText xml:space="preserve">a broad or </w:delText>
        </w:r>
      </w:del>
      <w:r>
        <w:rPr>
          <w:b w:val="false"/>
          <w:bCs w:val="false"/>
        </w:rPr>
        <w:t xml:space="preserve">bulk data collection or communication surveillance on a large scale by the Indian government.</w:t>
      </w:r>
      <w:ins w:id="207" w:author="Claude" w:date="2026-10-28T00:00:00Z">
        <w:r>
          <w:rPr>
            <w:b w:val="false"/>
            <w:bCs w:val="false"/>
          </w:rPr>
          <w:t xml:space="preserve"> This factor should, however, be given limited weight, because the Central Monitoring System and NETRA described above are designed for centralised, network-level interception and traffic analysis.</w:t>
        </w:r>
      </w:ins>
      <w:r>
        <w:rPr>
          <w:b w:val="false"/>
          <w:bCs w:val="false"/>
        </w:rPr>
        <w:t xml:space="preserve"> Human Rights Watch states that hacking is illegal under Indian law, and thus far, the Indian government has not stated whether it used Israeli spyware Pegasus to hack into devices.</w:t>
      </w:r>
      <w:ins w:id="208" w:author="Claude" w:date="2026-10-28T00:00:00Z">
        <w:r>
          <w:rPr>
            <w:b w:val="false"/>
            <w:bCs w:val="false"/>
          </w:rPr>
          <w:t xml:space="preserve"> According to press reports of the hearing on 25 August 2022, at which the Supreme Court took the reports of its technical committee and overseeing judge on record in sealed cover, the committee found malware on 5 of the 29 phones it examined but could not conclusively attribute it to Pegasus, and reported that the government did not cooperate with its inquiry.</w:t>
        </w:r>
      </w:ins>
      <w:commentRangeEnd w:id="26"/>
      <w:r>
        <w:commentReference w:id="26"/>
      </w:r>
    </w:p>
    <w:p>
      <w:pPr>
        <w:spacing w:after="120" w:before="0" w:line="276"/>
        <w:jc w:val="both"/>
      </w:pPr>
      <w:commentRangeStart w:id="41"/>
      <w:ins w:id="209" w:author="Claude" w:date="2026-10-28T00:00:00Z">
        <w:r>
          <w:rPr>
            <w:b w:val="false"/>
            <w:bCs w:val="false"/>
          </w:rPr>
          <w:t xml:space="preserve">The Supreme Court is also considering the limits of State access to data on seized digital devices. In Future Gaming and Hotels Services Pvt. Ltd. v. Directorate of Enforcement (W.P.(Crl.) No. 515 of 2024), the Court by an ad-interim order dated 13 December 2024 restrained the Directorate of Enforcement from accessing and copying the contents of seized mobile phones and other electronic devices, and directed that the matter be heard with W.P.(C) No. 1081 of 2022 and connected cases. In Foundation for Media Professionals v. Union of India (W.P.(Crl.) No. 395 of 2022), the petitioners seek guidelines for the search and seizure of digital devices, including prior judicial authorisation. Both matters remain pending; by order of 6 February 2026, the Court directed that any interim order continue.</w:t>
        </w:r>
      </w:ins>
      <w:commentRangeEnd w:id="41"/>
      <w:r>
        <w:commentReference w:id="41"/>
      </w:r>
    </w:p>
    <w:p>
      <w:pPr>
        <w:spacing w:after="120" w:before="240" w:line="276"/>
        <w:jc w:val="left"/>
      </w:pPr>
      <w:r>
        <w:rPr>
          <w:b/>
          <w:bCs/>
        </w:rPr>
        <w:t xml:space="preserve">2. The data importer is an unlikely target.</w:t>
      </w:r>
    </w:p>
    <w:p>
      <w:pPr>
        <w:spacing w:after="120" w:before="0" w:line="276"/>
        <w:jc w:val="both"/>
      </w:pPr>
      <w:r>
        <w:rPr>
          <w:b w:val="false"/>
          <w:bCs w:val="false"/>
        </w:rPr>
        <w:t xml:space="preserve">The probability is very low that the extraordinary and exceptional authorities provided by certain narrowly targeted statutes allowing for broad and secret surveillance related to matters of national security, requiring authorization by a limited set of senior officials of the </w:t>
      </w:r>
      <w:commentRangeStart w:id="27"/>
      <w:del w:id="210" w:author="Claude" w:date="2026-10-28T00:00:00Z">
        <w:r>
          <w:rPr>
            <w:b w:val="false"/>
            <w:bCs w:val="false"/>
          </w:rPr>
          <w:delText xml:space="preserve">federal government</w:delText>
        </w:r>
      </w:del>
      <w:ins w:id="211" w:author="Claude" w:date="2026-10-28T00:00:00Z">
        <w:r>
          <w:rPr>
            <w:b w:val="false"/>
            <w:bCs w:val="false"/>
          </w:rPr>
          <w:t xml:space="preserve">Union or State governments (generally the Union or State Home Secretary, although lower-ranking officers may issue orders in urgent cases or remote areas, subject to confirmation)</w:t>
        </w:r>
      </w:ins>
      <w:commentRangeEnd w:id="27"/>
      <w:r>
        <w:commentReference w:id="27"/>
      </w:r>
      <w:r>
        <w:rPr>
          <w:b w:val="false"/>
          <w:bCs w:val="false"/>
        </w:rPr>
        <w:t xml:space="preserve">, have ever targeted the data importer. To the firm's knowledge, organizations similar to the data importer do not have evidence of receiving requests from public authorities in India to access such data other than by court order. </w:t>
      </w:r>
      <w:commentRangeStart w:id="28"/>
      <w:r>
        <w:rPr>
          <w:b w:val="false"/>
          <w:bCs w:val="false"/>
        </w:rPr>
        <w:t xml:space="preserve">Further, the data importer is a law firm and</w:t>
      </w:r>
      <w:ins w:id="212" w:author="Claude" w:date="2026-10-28T00:00:00Z">
        <w:r>
          <w:rPr>
            <w:b w:val="false"/>
            <w:bCs w:val="false"/>
          </w:rPr>
          <w:t xml:space="preserve"> its communications with its clients</w:t>
        </w:r>
      </w:ins>
      <w:r>
        <w:rPr>
          <w:b w:val="false"/>
          <w:bCs w:val="false"/>
        </w:rPr>
        <w:t xml:space="preserve"> </w:t>
      </w:r>
      <w:del w:id="213" w:author="Claude" w:date="2026-10-28T00:00:00Z">
        <w:r>
          <w:rPr>
            <w:b w:val="false"/>
            <w:bCs w:val="false"/>
          </w:rPr>
          <w:delText xml:space="preserve">is thus</w:delText>
        </w:r>
      </w:del>
      <w:ins w:id="214" w:author="Claude" w:date="2026-10-28T00:00:00Z">
        <w:r>
          <w:rPr>
            <w:b w:val="false"/>
            <w:bCs w:val="false"/>
          </w:rPr>
          <w:t xml:space="preserve">are therefore</w:t>
        </w:r>
      </w:ins>
      <w:r>
        <w:rPr>
          <w:b w:val="false"/>
          <w:bCs w:val="false"/>
        </w:rPr>
        <w:t xml:space="preserve"> protected by </w:t>
      </w:r>
      <w:del w:id="215" w:author="Claude" w:date="2026-10-28T00:00:00Z">
        <w:r>
          <w:rPr>
            <w:b w:val="false"/>
            <w:bCs w:val="false"/>
          </w:rPr>
          <w:delText xml:space="preserve">rules on attorney-client</w:delText>
        </w:r>
      </w:del>
      <w:ins w:id="216" w:author="Claude" w:date="2026-10-28T00:00:00Z">
        <w:r>
          <w:rPr>
            <w:b w:val="false"/>
            <w:bCs w:val="false"/>
          </w:rPr>
          <w:t xml:space="preserve">advocate–client</w:t>
        </w:r>
      </w:ins>
      <w:r>
        <w:rPr>
          <w:b w:val="false"/>
          <w:bCs w:val="false"/>
        </w:rPr>
        <w:t xml:space="preserve"> privilege in India</w:t>
      </w:r>
      <w:ins w:id="217" w:author="Claude" w:date="2026-10-28T00:00:00Z">
        <w:r>
          <w:rPr>
            <w:b w:val="false"/>
            <w:bCs w:val="false"/>
          </w:rPr>
          <w:t xml:space="preserve">, to the extent that they are made by or to advocates</w:t>
        </w:r>
      </w:ins>
      <w:r>
        <w:rPr>
          <w:b w:val="false"/>
          <w:bCs w:val="false"/>
        </w:rPr>
        <w:t xml:space="preserve">. In particular, professional communications between </w:t>
      </w:r>
      <w:del w:id="218" w:author="Claude" w:date="2026-10-28T00:00:00Z">
        <w:r>
          <w:rPr>
            <w:b w:val="false"/>
            <w:bCs w:val="false"/>
          </w:rPr>
          <w:delText xml:space="preserve">attorneys</w:delText>
        </w:r>
      </w:del>
      <w:ins w:id="219" w:author="Claude" w:date="2026-10-28T00:00:00Z">
        <w:r>
          <w:rPr>
            <w:b w:val="false"/>
            <w:bCs w:val="false"/>
          </w:rPr>
          <w:t xml:space="preserve">advocates</w:t>
        </w:r>
      </w:ins>
      <w:r>
        <w:rPr>
          <w:b w:val="false"/>
          <w:bCs w:val="false"/>
        </w:rPr>
        <w:t xml:space="preserve"> and clients are protected in India as privileged communications under </w:t>
      </w:r>
      <w:ins w:id="220" w:author="Claude" w:date="2026-10-28T00:00:00Z">
        <w:r>
          <w:rPr>
            <w:b w:val="false"/>
            <w:bCs w:val="false"/>
          </w:rPr>
          <w:t xml:space="preserve">Section 132 of </w:t>
        </w:r>
      </w:ins>
      <w:r>
        <w:rPr>
          <w:b w:val="false"/>
          <w:bCs w:val="false"/>
        </w:rPr>
        <w:t xml:space="preserve">the Bharatiya </w:t>
      </w:r>
      <w:del w:id="221" w:author="Claude" w:date="2026-10-28T00:00:00Z">
        <w:r>
          <w:rPr>
            <w:b w:val="false"/>
            <w:bCs w:val="false"/>
          </w:rPr>
          <w:delText xml:space="preserve">Saksha</w:delText>
        </w:r>
      </w:del>
      <w:ins w:id="222" w:author="Claude" w:date="2026-10-28T00:00:00Z">
        <w:r>
          <w:rPr>
            <w:b w:val="false"/>
            <w:bCs w:val="false"/>
          </w:rPr>
          <w:t xml:space="preserve">Sakshya</w:t>
        </w:r>
      </w:ins>
      <w:r>
        <w:rPr>
          <w:b w:val="false"/>
          <w:bCs w:val="false"/>
        </w:rPr>
        <w:t xml:space="preserve"> Adhiniyam</w:t>
      </w:r>
      <w:ins w:id="223" w:author="Claude" w:date="2026-10-28T00:00:00Z">
        <w:r>
          <w:rPr>
            <w:b w:val="false"/>
            <w:bCs w:val="false"/>
          </w:rPr>
          <w:t xml:space="preserve">,</w:t>
        </w:r>
      </w:ins>
      <w:r>
        <w:rPr>
          <w:b w:val="false"/>
          <w:bCs w:val="false"/>
        </w:rPr>
        <w:t xml:space="preserve"> 2023</w:t>
      </w:r>
      <w:ins w:id="224" w:author="Claude" w:date="2026-10-28T00:00:00Z">
        <w:r>
          <w:rPr>
            <w:b w:val="false"/>
            <w:bCs w:val="false"/>
          </w:rPr>
          <w:t xml:space="preserve"> (the BSA)</w:t>
        </w:r>
      </w:ins>
      <w:r>
        <w:rPr>
          <w:b w:val="false"/>
          <w:bCs w:val="false"/>
        </w:rPr>
        <w:t xml:space="preserve">, which replaced the Indian Evidence Act 1872 </w:t>
      </w:r>
      <w:del w:id="225" w:author="Claude" w:date="2026-10-28T00:00:00Z">
        <w:r>
          <w:rPr>
            <w:b w:val="false"/>
            <w:bCs w:val="false"/>
          </w:rPr>
          <w:delText xml:space="preserve">and is known as the BSA</w:delText>
        </w:r>
      </w:del>
      <w:ins w:id="226" w:author="Claude" w:date="2026-10-28T00:00:00Z">
        <w:r>
          <w:rPr>
            <w:b w:val="false"/>
            <w:bCs w:val="false"/>
          </w:rPr>
          <w:t xml:space="preserve">with effect from 1 July 2024</w:t>
        </w:r>
      </w:ins>
      <w:r>
        <w:rPr>
          <w:b w:val="false"/>
          <w:bCs w:val="false"/>
        </w:rPr>
        <w:t xml:space="preserve">.</w:t>
      </w:r>
      <w:ins w:id="227" w:author="Claude" w:date="2026-10-28T00:00:00Z">
        <w:r>
          <w:rPr>
            <w:b w:val="false"/>
            <w:bCs w:val="false"/>
          </w:rPr>
          <w:t xml:space="preserve"> In In re: Summoning Advocates who give legal opinion or represent parties during investigation of cases and related issues (Suo Motu W.P.(Crl.) No. 2 of 2025, decided on 31 October 2025), the Supreme Court held that investigating agencies may summon an advocate only where an exception under Section 132 applies, with the prior approval of an officer not below the rank of Superintendent of Police, and that an advocate's digital devices may be produced only before the jurisdictional court, with safeguards for the confidentiality of other clients. However, this privilege is a rule of evidence: it does not prevent interception or monitoring under Section 69 of the IT Act or Section 20 of the Telecommunications Act, it does not extend to documents merely held by an advocate or to in-house counsel, and it does not cover data that is not a privileged communication (for example, employee or business contact data).</w:t>
        </w:r>
      </w:ins>
      <w:commentRangeEnd w:id="28"/>
      <w:r>
        <w:commentReference w:id="28"/>
      </w:r>
    </w:p>
    <w:p>
      <w:pPr>
        <w:spacing w:after="120" w:before="240" w:line="276"/>
        <w:jc w:val="left"/>
      </w:pPr>
      <w:r>
        <w:rPr>
          <w:b/>
          <w:bCs/>
        </w:rPr>
        <w:t xml:space="preserve">3. Judicial review is available.</w:t>
      </w:r>
    </w:p>
    <w:p>
      <w:pPr>
        <w:spacing w:after="120" w:before="0" w:line="276"/>
        <w:jc w:val="both"/>
      </w:pPr>
      <w:commentRangeStart w:id="29"/>
      <w:r>
        <w:rPr>
          <w:b w:val="false"/>
          <w:bCs w:val="false"/>
        </w:rPr>
        <w:t xml:space="preserve">In India, judicial redress is available against illegal surveillance, so individuals, regardless of their citizenship, have a right to seek judicial and constitutional remedies before the Indian Supreme Court and High Courts</w:t>
      </w:r>
      <w:ins w:id="228" w:author="Claude" w:date="2026-10-28T00:00:00Z">
        <w:r>
          <w:rPr>
            <w:b w:val="false"/>
            <w:bCs w:val="false"/>
          </w:rPr>
          <w:t xml:space="preserve"> (under Articles 32 and 226 of the Constitution; the right to life and personal liberty under Article 21 extends to all persons, not only citizens)</w:t>
        </w:r>
      </w:ins>
      <w:r>
        <w:rPr>
          <w:b w:val="false"/>
          <w:bCs w:val="false"/>
        </w:rPr>
        <w:t xml:space="preserve"> in case of breach of right to privacy. Individuals can challenge any action of the state that does not follow a procedure established by law and/or that is otherwise unreasonable, arbitrary, or disproportionate to the objectives that the action seeks to accomplish.</w:t>
      </w:r>
      <w:ins w:id="229" w:author="Claude" w:date="2026-10-28T00:00:00Z">
        <w:r>
          <w:rPr>
            <w:b w:val="false"/>
            <w:bCs w:val="false"/>
          </w:rPr>
          <w:t xml:space="preserve"> In practice, redress is difficult to obtain, because individuals are not notified of interception and interception records must generally be destroyed every six months.</w:t>
        </w:r>
      </w:ins>
      <w:commentRangeEnd w:id="29"/>
      <w:r>
        <w:commentReference w:id="29"/>
      </w:r>
      <w:r>
        <w:rPr>
          <w:b w:val="false"/>
          <w:bCs w:val="false"/>
        </w:rPr>
        <w:t xml:space="preserve"> However, there is not much publicly available information on the use of spyware, as according to the Human Rights Watch, the Indian government has argued in several petitions filed with the Supreme Court regarding the Pegasus spyware that the cases had national security implications that could not be publicly disclosed. </w:t>
      </w:r>
      <w:commentRangeStart w:id="30"/>
      <w:r>
        <w:rPr>
          <w:b w:val="false"/>
          <w:bCs w:val="false"/>
        </w:rPr>
        <w:t xml:space="preserve">Instead, the </w:t>
      </w:r>
      <w:del w:id="230" w:author="Claude" w:date="2026-10-28T00:00:00Z">
        <w:r>
          <w:rPr>
            <w:b w:val="false"/>
            <w:bCs w:val="false"/>
          </w:rPr>
          <w:delText xml:space="preserve">details would be revealed to a government-appointed committee of experts</w:delText>
        </w:r>
      </w:del>
      <w:ins w:id="231" w:author="Claude" w:date="2026-10-28T00:00:00Z">
        <w:r>
          <w:rPr>
            <w:b w:val="false"/>
            <w:bCs w:val="false"/>
          </w:rPr>
          <w:t xml:space="preserve">government offered to disclose details to a committee of experts that it would itself appoint. In Manohar Lal Sharma v. Union of India (W.P.(Crl.) No. 314 of 2021, order dated 27 October 2021), the Supreme Court rejected that offer, held that the State does not get a free pass every time national security is raised, and appointed its own technical committee overseen by a retired Supreme Court judge, Justice R.V. Raveendran. According to press reports of the hearing on 29 April 2025, the Court indicated that the committee's report would not be made public; the proceedings remain pending</w:t>
        </w:r>
      </w:ins>
      <w:r>
        <w:rPr>
          <w:b w:val="false"/>
          <w:bCs w:val="false"/>
        </w:rPr>
        <w:t xml:space="preserve">.</w:t>
      </w:r>
      <w:commentRangeEnd w:id="30"/>
      <w:r>
        <w:commentReference w:id="30"/>
      </w:r>
      <w:r>
        <w:rPr>
          <w:b w:val="false"/>
          <w:bCs w:val="false"/>
        </w:rPr>
        <w:t xml:space="preserve"> </w:t>
      </w:r>
      <w:commentRangeStart w:id="31"/>
      <w:r>
        <w:rPr>
          <w:b w:val="false"/>
          <w:bCs w:val="false"/>
        </w:rPr>
        <w:t xml:space="preserve">The </w:t>
      </w:r>
      <w:del w:id="232" w:author="Claude" w:date="2026-10-28T00:00:00Z">
        <w:r>
          <w:rPr>
            <w:b w:val="false"/>
            <w:bCs w:val="false"/>
          </w:rPr>
          <w:delText xml:space="preserve">Center</w:delText>
        </w:r>
      </w:del>
      <w:ins w:id="233" w:author="Claude" w:date="2026-10-28T00:00:00Z">
        <w:r>
          <w:rPr>
            <w:b w:val="false"/>
            <w:bCs w:val="false"/>
          </w:rPr>
          <w:t xml:space="preserve">Centre</w:t>
        </w:r>
      </w:ins>
      <w:r>
        <w:rPr>
          <w:b w:val="false"/>
          <w:bCs w:val="false"/>
        </w:rPr>
        <w:t xml:space="preserve"> for Internet and Society, CIS, recommends that current national laws which regulate surveillance in India be amended in accordance with the national privacy principles and the international principles on the application of human rights to communication surveillance, and that a privacy law be enacted. </w:t>
      </w:r>
      <w:ins w:id="234" w:author="Claude" w:date="2026-10-28T00:00:00Z">
        <w:r>
          <w:rPr>
            <w:b w:val="false"/>
            <w:bCs w:val="false"/>
          </w:rPr>
          <w:t xml:space="preserve">The latter recommendation has since been addressed in part by the enactment of the DPDP, but the</w:t>
        </w:r>
      </w:ins>
      <w:del w:id="235" w:author="Claude" w:date="2026-10-28T00:00:00Z">
        <w:r>
          <w:rPr>
            <w:b w:val="false"/>
            <w:bCs w:val="false"/>
          </w:rPr>
          <w:delText xml:space="preserve">This</w:delText>
        </w:r>
      </w:del>
      <w:r>
        <w:rPr>
          <w:b w:val="false"/>
          <w:bCs w:val="false"/>
        </w:rPr>
        <w:t xml:space="preserve"> discussion</w:t>
      </w:r>
      <w:ins w:id="236" w:author="Claude" w:date="2026-10-28T00:00:00Z">
        <w:r>
          <w:rPr>
            <w:b w:val="false"/>
            <w:bCs w:val="false"/>
          </w:rPr>
          <w:t xml:space="preserve"> on surveillance reform</w:t>
        </w:r>
      </w:ins>
      <w:r>
        <w:rPr>
          <w:b w:val="false"/>
          <w:bCs w:val="false"/>
        </w:rPr>
        <w:t xml:space="preserve"> is ongoing in India</w:t>
      </w:r>
      <w:ins w:id="237" w:author="Claude" w:date="2026-10-28T00:00:00Z">
        <w:r>
          <w:rPr>
            <w:b w:val="false"/>
            <w:bCs w:val="false"/>
          </w:rPr>
          <w:t xml:space="preserve">, and no surveillance reform legislation has been introduced</w:t>
        </w:r>
      </w:ins>
      <w:r>
        <w:rPr>
          <w:b w:val="false"/>
          <w:bCs w:val="false"/>
        </w:rPr>
        <w:t xml:space="preserve">. Legal experts and rights groups have underlined their concern about the </w:t>
      </w:r>
      <w:del w:id="238" w:author="Claude" w:date="2026-10-28T00:00:00Z">
        <w:r>
          <w:rPr>
            <w:b w:val="false"/>
            <w:bCs w:val="false"/>
          </w:rPr>
          <w:delText xml:space="preserve">Act</w:delText>
        </w:r>
      </w:del>
      <w:ins w:id="239" w:author="Claude" w:date="2026-10-28T00:00:00Z">
        <w:r>
          <w:rPr>
            <w:b w:val="false"/>
            <w:bCs w:val="false"/>
          </w:rPr>
          <w:t xml:space="preserve">DPDP</w:t>
        </w:r>
      </w:ins>
      <w:r>
        <w:rPr>
          <w:b w:val="false"/>
          <w:bCs w:val="false"/>
        </w:rPr>
        <w:t xml:space="preserve">, especially over the potential for unfettered government surveillance</w:t>
      </w:r>
      <w:ins w:id="240" w:author="Claude" w:date="2026-10-28T00:00:00Z">
        <w:r>
          <w:rPr>
            <w:b w:val="false"/>
            <w:bCs w:val="false"/>
          </w:rPr>
          <w:t xml:space="preserve"> (see sections 17(2)(a) and 36 of the DPDP)</w:t>
        </w:r>
      </w:ins>
      <w:del w:id="241" w:author="Claude" w:date="2026-10-28T00:00:00Z">
        <w:r>
          <w:rPr>
            <w:b w:val="false"/>
            <w:bCs w:val="false"/>
          </w:rPr>
          <w:delText xml:space="preserve"> that</w:delText>
        </w:r>
      </w:del>
      <w:ins w:id="242" w:author="Claude" w:date="2026-10-28T00:00:00Z">
        <w:r>
          <w:rPr>
            <w:b w:val="false"/>
            <w:bCs w:val="false"/>
          </w:rPr>
          <w:t xml:space="preserve">, which</w:t>
        </w:r>
      </w:ins>
      <w:r>
        <w:rPr>
          <w:b w:val="false"/>
          <w:bCs w:val="false"/>
        </w:rPr>
        <w:t xml:space="preserve"> requires monitoring.</w:t>
      </w:r>
      <w:commentRangeEnd w:id="31"/>
      <w:r>
        <w:commentReference w:id="31"/>
      </w:r>
    </w:p>
    <w:p>
      <w:pPr>
        <w:spacing w:after="120" w:before="0" w:line="276"/>
        <w:jc w:val="both"/>
      </w:pPr>
      <w:commentRangeStart w:id="42"/>
      <w:ins w:id="243" w:author="Claude" w:date="2026-10-28T00:00:00Z">
        <w:r>
          <w:rPr>
            <w:b w:val="false"/>
            <w:bCs w:val="false"/>
          </w:rPr>
          <w:t xml:space="preserve">Two qualifications apply to non-citizens. Although Articles 14 and 21 of the Constitution protect all persons, the freedoms in Article 19 (including freedom of speech and expression) are available only to citizens. On this basis, in X Corp v. Union of India (W.P. No. 7405 of 2025, decided on 24 September 2025), the Karnataka High Court held that a foreign company could not invoke Article 19; X Corp has said it will appeal. Challenges by EU data subjects would therefore rest principally on Article 21.</w:t>
        </w:r>
      </w:ins>
      <w:commentRangeEnd w:id="42"/>
      <w:r>
        <w:commentReference w:id="42"/>
      </w:r>
      <w:ins w:id="244" w:author="Claude" w:date="2026-10-28T00:00:00Z">
        <w:r>
          <w:rPr>
            <w:b w:val="false"/>
            <w:bCs w:val="false"/>
          </w:rPr>
          <w:t xml:space="preserve"> </w:t>
        </w:r>
      </w:ins>
      <w:commentRangeStart w:id="43"/>
      <w:ins w:id="245" w:author="Claude" w:date="2026-10-28T00:00:00Z">
        <w:r>
          <w:rPr>
            <w:b w:val="false"/>
            <w:bCs w:val="false"/>
          </w:rPr>
          <w:t xml:space="preserve">In Anuradha Bhasin v. Union of India ((2020) 3 SCC 637, decided on 10 January 2020), the Supreme Court required that orders restricting telecommunication services be published, be reviewed periodically and satisfy the proportionality test. Interception orders, by contrast, are not published, which limits the practical availability of review.</w:t>
        </w:r>
      </w:ins>
      <w:commentRangeEnd w:id="43"/>
      <w:r>
        <w:commentReference w:id="43"/>
      </w:r>
    </w:p>
    <w:p>
      <w:pPr>
        <w:spacing w:after="120" w:before="240" w:line="276"/>
        <w:jc w:val="left"/>
        <w:rPr>
          <w:ins w:id="9003" w:author="Claude" w:date="2026-10-28T00:00:00Z"/>
        </w:rPr>
      </w:pPr>
      <w:ins w:id="247" w:author="Claude" w:date="2026-10-28T00:00:00Z">
        <w:r>
          <w:rPr>
            <w:b/>
            <w:bCs/>
          </w:rPr>
          <w:t xml:space="preserve">Annex: Sources relied on (verified as at 28 October 2026)</w:t>
        </w:r>
      </w:ins>
    </w:p>
    <w:p>
      <w:pPr>
        <w:spacing w:after="120" w:before="240" w:line="276"/>
        <w:jc w:val="left"/>
        <w:rPr>
          <w:ins w:id="9004" w:author="Claude" w:date="2026-10-28T00:00:00Z"/>
        </w:rPr>
      </w:pPr>
      <w:ins w:id="248" w:author="Claude" w:date="2026-10-28T00:00:00Z">
        <w:r>
          <w:rPr>
            <w:b/>
            <w:bCs/>
          </w:rPr>
          <w:t xml:space="preserve">Primary sources: legislation, rules and notifications</w:t>
        </w:r>
      </w:ins>
    </w:p>
    <w:p>
      <w:pPr>
        <w:pStyle w:val="ListParagraph"/>
        <w:numPr>
          <w:ilvl w:val="0"/>
          <w:numId w:val="2"/>
        </w:numPr>
        <w:spacing w:after="120" w:before="0" w:line="276"/>
        <w:jc w:val="left"/>
        <w:rPr>
          <w:ins w:id="9005" w:author="Claude" w:date="2026-10-28T00:00:00Z"/>
        </w:rPr>
      </w:pPr>
      <w:ins w:id="249" w:author="Claude" w:date="2026-10-28T00:00:00Z">
        <w:r>
          <w:rPr>
            <w:b w:val="false"/>
            <w:bCs w:val="false"/>
          </w:rPr>
          <w:t xml:space="preserve">[P] Information Technology Act, 2000 (updated text, India Code): https://www.indiacode.nic.in/bitstream/123456789/13116/1/it_act_2000_updated.pdf</w:t>
        </w:r>
      </w:ins>
    </w:p>
    <w:p>
      <w:pPr>
        <w:pStyle w:val="ListParagraph"/>
        <w:numPr>
          <w:ilvl w:val="0"/>
          <w:numId w:val="2"/>
        </w:numPr>
        <w:spacing w:after="120" w:before="0" w:line="276"/>
        <w:jc w:val="left"/>
        <w:rPr>
          <w:ins w:id="9006" w:author="Claude" w:date="2026-10-28T00:00:00Z"/>
        </w:rPr>
      </w:pPr>
      <w:ins w:id="250" w:author="Claude" w:date="2026-10-28T00:00:00Z">
        <w:r>
          <w:rPr>
            <w:b w:val="false"/>
            <w:bCs w:val="false"/>
          </w:rPr>
          <w:t xml:space="preserve">[P] IT (Procedure and Safeguards for Interception, Monitoring and Decryption of Information) Amendment Rules, 2024 (eGazette, as indexed): https://egazette.gov.in/WriteReadData/2024/252374.pdf</w:t>
        </w:r>
      </w:ins>
    </w:p>
    <w:p>
      <w:pPr>
        <w:pStyle w:val="ListParagraph"/>
        <w:numPr>
          <w:ilvl w:val="0"/>
          <w:numId w:val="2"/>
        </w:numPr>
        <w:spacing w:after="120" w:before="0" w:line="276"/>
        <w:jc w:val="left"/>
        <w:rPr>
          <w:ins w:id="9007" w:author="Claude" w:date="2026-10-28T00:00:00Z"/>
        </w:rPr>
      </w:pPr>
      <w:ins w:id="251" w:author="Claude" w:date="2026-10-28T00:00:00Z">
        <w:r>
          <w:rPr>
            <w:b w:val="false"/>
            <w:bCs w:val="false"/>
          </w:rPr>
          <w:t xml:space="preserve">[P] SPDI Rules, 2011, G.S.R. 313(E) (Gazette text, hosted by PRS): https://prsindia.org/files/bills_acts/bills_parliament/2011/IT_Rules_2011.pdf</w:t>
        </w:r>
      </w:ins>
    </w:p>
    <w:p>
      <w:pPr>
        <w:pStyle w:val="ListParagraph"/>
        <w:numPr>
          <w:ilvl w:val="0"/>
          <w:numId w:val="2"/>
        </w:numPr>
        <w:spacing w:after="120" w:before="0" w:line="276"/>
        <w:jc w:val="left"/>
        <w:rPr>
          <w:ins w:id="9008" w:author="Claude" w:date="2026-10-28T00:00:00Z"/>
        </w:rPr>
      </w:pPr>
      <w:ins w:id="252" w:author="Claude" w:date="2026-10-28T00:00:00Z">
        <w:r>
          <w:rPr>
            <w:b w:val="false"/>
            <w:bCs w:val="false"/>
          </w:rPr>
          <w:t xml:space="preserve">[P] MeitY Press Note dated 24 August 2011 on the SPDI Rules (meity.gov.in mirror; host unreachable during verification): https://xn--m1bdba5a7gresc7dsa.xn--11b7cb3a6a.xn--h2brj9c/writereaddata/files/PressNote_25811.pdf</w:t>
        </w:r>
      </w:ins>
    </w:p>
    <w:p>
      <w:pPr>
        <w:pStyle w:val="ListParagraph"/>
        <w:numPr>
          <w:ilvl w:val="0"/>
          <w:numId w:val="2"/>
        </w:numPr>
        <w:spacing w:after="120" w:before="0" w:line="276"/>
        <w:jc w:val="left"/>
        <w:rPr>
          <w:ins w:id="9009" w:author="Claude" w:date="2026-10-28T00:00:00Z"/>
        </w:rPr>
      </w:pPr>
      <w:ins w:id="253" w:author="Claude" w:date="2026-10-28T00:00:00Z">
        <w:r>
          <w:rPr>
            <w:b w:val="false"/>
            <w:bCs w:val="false"/>
          </w:rPr>
          <w:t xml:space="preserve">[P] Telecommunications Act, 2023 (Gazette): https://egazette.gov.in/WriteReadData/2023/250880.pdf; India Code copy: https://www.indiacode.nic.in/bitstream/123456789/20101/1/A2023-44.pdf</w:t>
        </w:r>
      </w:ins>
    </w:p>
    <w:p>
      <w:pPr>
        <w:pStyle w:val="ListParagraph"/>
        <w:numPr>
          <w:ilvl w:val="0"/>
          <w:numId w:val="2"/>
        </w:numPr>
        <w:spacing w:after="120" w:before="0" w:line="276"/>
        <w:jc w:val="left"/>
        <w:rPr>
          <w:ins w:id="9010" w:author="Claude" w:date="2026-10-28T00:00:00Z"/>
        </w:rPr>
      </w:pPr>
      <w:ins w:id="254" w:author="Claude" w:date="2026-10-28T00:00:00Z">
        <w:r>
          <w:rPr>
            <w:b w:val="false"/>
            <w:bCs w:val="false"/>
          </w:rPr>
          <w:t xml:space="preserve">[P] Telecommunications Bill, 2023 (Bill No. 194 of 2023, PRS), used to check section text: https://prsindia.org/files/bills_acts/bills_parliament/2023/The%20Telecommunications%20Bill,%202023.pdf</w:t>
        </w:r>
      </w:ins>
    </w:p>
    <w:p>
      <w:pPr>
        <w:pStyle w:val="ListParagraph"/>
        <w:numPr>
          <w:ilvl w:val="0"/>
          <w:numId w:val="2"/>
        </w:numPr>
        <w:spacing w:after="120" w:before="0" w:line="276"/>
        <w:jc w:val="left"/>
        <w:rPr>
          <w:ins w:id="9011" w:author="Claude" w:date="2026-10-28T00:00:00Z"/>
        </w:rPr>
      </w:pPr>
      <w:ins w:id="255" w:author="Claude" w:date="2026-10-28T00:00:00Z">
        <w:r>
          <w:rPr>
            <w:b w:val="false"/>
            <w:bCs w:val="false"/>
          </w:rPr>
          <w:t xml:space="preserve">[P] PIB, The Telecommunications Act 2023 (commencement): https://www.pib.gov.in/PressReleasePage.aspx?PRID=2031057</w:t>
        </w:r>
      </w:ins>
    </w:p>
    <w:p>
      <w:pPr>
        <w:pStyle w:val="ListParagraph"/>
        <w:numPr>
          <w:ilvl w:val="0"/>
          <w:numId w:val="2"/>
        </w:numPr>
        <w:spacing w:after="120" w:before="0" w:line="276"/>
        <w:jc w:val="left"/>
        <w:rPr>
          <w:ins w:id="9012" w:author="Claude" w:date="2026-10-28T00:00:00Z"/>
        </w:rPr>
      </w:pPr>
      <w:ins w:id="256" w:author="Claude" w:date="2026-10-28T00:00:00Z">
        <w:r>
          <w:rPr>
            <w:b w:val="false"/>
            <w:bCs w:val="false"/>
          </w:rPr>
          <w:t xml:space="preserve">[P] PIB, DoT opens portal for authorisations and licence migration (25 June 2026): https://www.pib.gov.in/PressReleasePage.aspx?PRID=2277786</w:t>
        </w:r>
      </w:ins>
    </w:p>
    <w:p>
      <w:pPr>
        <w:pStyle w:val="ListParagraph"/>
        <w:numPr>
          <w:ilvl w:val="0"/>
          <w:numId w:val="2"/>
        </w:numPr>
        <w:spacing w:after="120" w:before="0" w:line="276"/>
        <w:jc w:val="left"/>
        <w:rPr>
          <w:ins w:id="9013" w:author="Claude" w:date="2026-10-28T00:00:00Z"/>
        </w:rPr>
      </w:pPr>
      <w:ins w:id="257" w:author="Claude" w:date="2026-10-28T00:00:00Z">
        <w:r>
          <w:rPr>
            <w:b w:val="false"/>
            <w:bCs w:val="false"/>
          </w:rPr>
          <w:t xml:space="preserve">[P] Telecommunications Interception Rules, 2024, G.S.R. 754(E) (DoT): https://eservices.dot.gov.in/sites/default/files/circular-notifications/procedures-and-safeguards-for-lawful-interception-of-messages-rules-2024.pdf</w:t>
        </w:r>
      </w:ins>
    </w:p>
    <w:p>
      <w:pPr>
        <w:pStyle w:val="ListParagraph"/>
        <w:numPr>
          <w:ilvl w:val="0"/>
          <w:numId w:val="2"/>
        </w:numPr>
        <w:spacing w:after="120" w:before="0" w:line="276"/>
        <w:jc w:val="left"/>
        <w:rPr>
          <w:ins w:id="9014" w:author="Claude" w:date="2026-10-28T00:00:00Z"/>
        </w:rPr>
      </w:pPr>
      <w:ins w:id="258" w:author="Claude" w:date="2026-10-28T00:00:00Z">
        <w:r>
          <w:rPr>
            <w:b w:val="false"/>
            <w:bCs w:val="false"/>
          </w:rPr>
          <w:t xml:space="preserve">[P] Telecommunications Interception (Amendment) Rules, 2025, G.S.R. 625(E) (Gazette, hosted by the Telangana High Court): https://www.thc.nic.in/Central%20Governmental%20Rules/Telecommunications%20(Procedures%20and%20Safeguards%20for%20Lawful%20Interception%20of%20Messages)%20Rules,%202024.pdf</w:t>
        </w:r>
      </w:ins>
    </w:p>
    <w:p>
      <w:pPr>
        <w:pStyle w:val="ListParagraph"/>
        <w:numPr>
          <w:ilvl w:val="0"/>
          <w:numId w:val="2"/>
        </w:numPr>
        <w:spacing w:after="120" w:before="0" w:line="276"/>
        <w:jc w:val="left"/>
        <w:rPr>
          <w:ins w:id="9015" w:author="Claude" w:date="2026-10-28T00:00:00Z"/>
        </w:rPr>
      </w:pPr>
      <w:ins w:id="259" w:author="Claude" w:date="2026-10-28T00:00:00Z">
        <w:r>
          <w:rPr>
            <w:b w:val="false"/>
            <w:bCs w:val="false"/>
          </w:rPr>
          <w:t xml:space="preserve">[P] Digital Personal Data Protection Act, 2023 (Gazette, MeitY): https://www.meity.gov.in/static/uploads/2024/06/2bf1f0e9f04e6fb4f8fef35e82c42aa5.pdf</w:t>
        </w:r>
      </w:ins>
    </w:p>
    <w:p>
      <w:pPr>
        <w:pStyle w:val="ListParagraph"/>
        <w:numPr>
          <w:ilvl w:val="0"/>
          <w:numId w:val="2"/>
        </w:numPr>
        <w:spacing w:after="120" w:before="0" w:line="276"/>
        <w:jc w:val="left"/>
        <w:rPr>
          <w:ins w:id="9016" w:author="Claude" w:date="2026-10-28T00:00:00Z"/>
        </w:rPr>
      </w:pPr>
      <w:ins w:id="260" w:author="Claude" w:date="2026-10-28T00:00:00Z">
        <w:r>
          <w:rPr>
            <w:b w:val="false"/>
            <w:bCs w:val="false"/>
          </w:rPr>
          <w:t xml:space="preserve">[P] DPDP Rules, 2025, G.S.R. 846(E) (Gazette No. 760, 13 November 2025, MeitY): https://www.meity.gov.in/static/uploads/2025/11/53450e6e5dc0bfa85ebd78686cadad39.pdf</w:t>
        </w:r>
      </w:ins>
    </w:p>
    <w:p>
      <w:pPr>
        <w:pStyle w:val="ListParagraph"/>
        <w:numPr>
          <w:ilvl w:val="0"/>
          <w:numId w:val="2"/>
        </w:numPr>
        <w:spacing w:after="120" w:before="0" w:line="276"/>
        <w:jc w:val="left"/>
        <w:rPr>
          <w:ins w:id="9017" w:author="Claude" w:date="2026-10-28T00:00:00Z"/>
        </w:rPr>
      </w:pPr>
      <w:ins w:id="261" w:author="Claude" w:date="2026-10-28T00:00:00Z">
        <w:r>
          <w:rPr>
            <w:b w:val="false"/>
            <w:bCs w:val="false"/>
          </w:rPr>
          <w:t xml:space="preserve">[P] DPDP commencement notification, G.S.R. 843(E) (Gazette No. 757, 13 November 2025, MeitY): https://www.meity.gov.in/static/uploads/2025/11/c56ceae6c383460ca69577428d36828b.pdf</w:t>
        </w:r>
      </w:ins>
    </w:p>
    <w:p>
      <w:pPr>
        <w:pStyle w:val="ListParagraph"/>
        <w:numPr>
          <w:ilvl w:val="0"/>
          <w:numId w:val="2"/>
        </w:numPr>
        <w:spacing w:after="120" w:before="0" w:line="276"/>
        <w:jc w:val="left"/>
        <w:rPr>
          <w:ins w:id="9018" w:author="Claude" w:date="2026-10-28T00:00:00Z"/>
        </w:rPr>
      </w:pPr>
      <w:ins w:id="262" w:author="Claude" w:date="2026-10-28T00:00:00Z">
        <w:r>
          <w:rPr>
            <w:b w:val="false"/>
            <w:bCs w:val="false"/>
          </w:rPr>
          <w:t xml:space="preserve">[P] PIB backgrounder on the DPDP Rules (17 November 2025): https://static.pib.gov.in/WriteReadData/specificdocs/documents/2025/nov/doc20251117695301.pdf</w:t>
        </w:r>
      </w:ins>
    </w:p>
    <w:p>
      <w:pPr>
        <w:pStyle w:val="ListParagraph"/>
        <w:numPr>
          <w:ilvl w:val="0"/>
          <w:numId w:val="2"/>
        </w:numPr>
        <w:spacing w:after="120" w:before="0" w:line="276"/>
        <w:jc w:val="left"/>
        <w:rPr>
          <w:ins w:id="9019" w:author="Claude" w:date="2026-10-28T00:00:00Z"/>
        </w:rPr>
      </w:pPr>
      <w:ins w:id="263" w:author="Claude" w:date="2026-10-28T00:00:00Z">
        <w:r>
          <w:rPr>
            <w:b w:val="false"/>
            <w:bCs w:val="false"/>
          </w:rPr>
          <w:t xml:space="preserve">[P] Bharatiya Nagarik Suraksha Sanhita, 2023 (India Code): https://indiacode.nic.in/bitstream/123456789/20099/3/a2023-46.pdf; Gazette text (PRS): https://prsindia.org/files/bills_acts/bills_parliament/2023/Bharatiya_Nagarik_Suraksha_Sanhita,_2023.pdf</w:t>
        </w:r>
      </w:ins>
    </w:p>
    <w:p>
      <w:pPr>
        <w:pStyle w:val="ListParagraph"/>
        <w:numPr>
          <w:ilvl w:val="0"/>
          <w:numId w:val="2"/>
        </w:numPr>
        <w:spacing w:after="120" w:before="0" w:line="276"/>
        <w:jc w:val="left"/>
        <w:rPr>
          <w:ins w:id="9020" w:author="Claude" w:date="2026-10-28T00:00:00Z"/>
        </w:rPr>
      </w:pPr>
      <w:ins w:id="264" w:author="Claude" w:date="2026-10-28T00:00:00Z">
        <w:r>
          <w:rPr>
            <w:b w:val="false"/>
            <w:bCs w:val="false"/>
          </w:rPr>
          <w:t xml:space="preserve">[P] Bharatiya Sakshya Adhiniyam, 2023 (India Code): https://www.indiacode.nic.in/bitstream/123456789/20063/1/aa202347.pdf</w:t>
        </w:r>
      </w:ins>
    </w:p>
    <w:p>
      <w:pPr>
        <w:pStyle w:val="ListParagraph"/>
        <w:numPr>
          <w:ilvl w:val="0"/>
          <w:numId w:val="2"/>
        </w:numPr>
        <w:spacing w:after="120" w:before="0" w:line="276"/>
        <w:jc w:val="left"/>
        <w:rPr>
          <w:ins w:id="9021" w:author="Claude" w:date="2026-10-28T00:00:00Z"/>
        </w:rPr>
      </w:pPr>
      <w:ins w:id="265" w:author="Claude" w:date="2026-10-28T00:00:00Z">
        <w:r>
          <w:rPr>
            <w:b w:val="false"/>
            <w:bCs w:val="false"/>
          </w:rPr>
          <w:t xml:space="preserve">[P] CERT-In Directions dated 28 April 2022: https://www.cert-in.org.in/PDF/CERT-In_Directions_70B_28.04.2022.pdf; extension notice dated 27 June 2022: https://www.cert-in.org.in/PDF/CERT-In_directions_extension_MSMEs_and_validation_27.06.2022.pdf; FAQs (May 2022): https://www.cert-in.org.in/PDF/FAQs_on_CyberSecurityDirections_May2022.pdf</w:t>
        </w:r>
      </w:ins>
    </w:p>
    <w:p>
      <w:pPr>
        <w:pStyle w:val="ListParagraph"/>
        <w:numPr>
          <w:ilvl w:val="0"/>
          <w:numId w:val="2"/>
        </w:numPr>
        <w:spacing w:after="120" w:before="0" w:line="276"/>
        <w:jc w:val="left"/>
        <w:rPr>
          <w:ins w:id="9022" w:author="Claude" w:date="2026-10-28T00:00:00Z"/>
        </w:rPr>
      </w:pPr>
      <w:ins w:id="266" w:author="Claude" w:date="2026-10-28T00:00:00Z">
        <w:r>
          <w:rPr>
            <w:b w:val="false"/>
            <w:bCs w:val="false"/>
          </w:rPr>
          <w:t xml:space="preserve">[P] Jan Vishwas (Amendment of Provisions) Act, 2026 (Act 8 of 2026; does not amend the IT Act): https://prsindia.org/files/bills_acts/bills_parliament/2026/Jan_Vishwas_Act_2026.pdf</w:t>
        </w:r>
      </w:ins>
    </w:p>
    <w:p>
      <w:pPr>
        <w:pStyle w:val="ListParagraph"/>
        <w:numPr>
          <w:ilvl w:val="0"/>
          <w:numId w:val="2"/>
        </w:numPr>
        <w:spacing w:after="120" w:before="0" w:line="276"/>
        <w:jc w:val="left"/>
        <w:rPr>
          <w:ins w:id="9023" w:author="Claude" w:date="2026-10-28T00:00:00Z"/>
        </w:rPr>
      </w:pPr>
      <w:ins w:id="267" w:author="Claude" w:date="2026-10-28T00:00:00Z">
        <w:r>
          <w:rPr>
            <w:b w:val="false"/>
            <w:bCs w:val="false"/>
          </w:rPr>
          <w:t xml:space="preserve">[P] European Commission, adequacy decisions: https://commission.europa.eu/law/law-topic/data-protection/international-dimension-data-protection/adequacy-decisions_en; Standard Contractual Clauses, Decision (EU) 2021/914: https://eur-lex.europa.eu/legal-content/EN/TXT/?uri=CELEX%3A32021D0914; EDPB Recommendations 01/2020: https://www.edpb.europa.eu/system/files/documents/2021-06/edpb_recommendations_202001vo.2.0_supplementarymeasurestransferstools_en.pdf</w:t>
        </w:r>
      </w:ins>
    </w:p>
    <w:p>
      <w:pPr>
        <w:pStyle w:val="ListParagraph"/>
        <w:numPr>
          <w:ilvl w:val="0"/>
          <w:numId w:val="2"/>
        </w:numPr>
        <w:spacing w:after="120" w:before="0" w:line="276"/>
        <w:jc w:val="left"/>
        <w:rPr>
          <w:ins w:id="9024" w:author="Claude" w:date="2026-10-28T00:00:00Z"/>
        </w:rPr>
      </w:pPr>
      <w:ins w:id="268" w:author="Claude" w:date="2026-10-28T00:00:00Z">
        <w:r>
          <w:rPr>
            <w:b w:val="false"/>
            <w:bCs w:val="false"/>
          </w:rPr>
          <w:t xml:space="preserve">[P] IT (Intermediary Guidelines and Digital Media Ethics Code) Rules, 2021, consolidated to 10 February 2026 (MeitY): https://www.meity.gov.in/static/uploads/2026/03/0b576f2071694b52e4cd6bb1b6dfab1e.pdf; original G.S.R. 139(E) (Telangana High Court copy): https://www.thc.nic.in/Central%20Governmental%20Rules/IT(Intermediary%20Guidelines%20and%20Digital%20Media%20Ethics%20Code)%20Rules,%202021.pdf</w:t>
        </w:r>
      </w:ins>
    </w:p>
    <w:p>
      <w:pPr>
        <w:pStyle w:val="ListParagraph"/>
        <w:numPr>
          <w:ilvl w:val="0"/>
          <w:numId w:val="2"/>
        </w:numPr>
        <w:spacing w:after="120" w:before="0" w:line="276"/>
        <w:jc w:val="left"/>
        <w:rPr>
          <w:ins w:id="9025" w:author="Claude" w:date="2026-10-28T00:00:00Z"/>
        </w:rPr>
      </w:pPr>
      <w:ins w:id="269" w:author="Claude" w:date="2026-10-28T00:00:00Z">
        <w:r>
          <w:rPr>
            <w:b w:val="false"/>
            <w:bCs w:val="false"/>
          </w:rPr>
          <w:t xml:space="preserve">[P] Telecommunications (Telecom Cyber Security) Rules, 2024, G.S.R. 720(E), and Amendment Rules, 2025, G.S.R. 771(E) (Telangana High Court copy): https://www.thc.nic.in/Central%20Governmental%20Rules/Telecommunications%20(Telecom%20Cyber%20Security)%20Rules,%202024.pdf</w:t>
        </w:r>
      </w:ins>
    </w:p>
    <w:p>
      <w:pPr>
        <w:pStyle w:val="ListParagraph"/>
        <w:numPr>
          <w:ilvl w:val="0"/>
          <w:numId w:val="2"/>
        </w:numPr>
        <w:spacing w:after="120" w:before="0" w:line="276"/>
        <w:jc w:val="left"/>
        <w:rPr>
          <w:ins w:id="9026" w:author="Claude" w:date="2026-10-28T00:00:00Z"/>
        </w:rPr>
      </w:pPr>
      <w:ins w:id="270" w:author="Claude" w:date="2026-10-28T00:00:00Z">
        <w:r>
          <w:rPr>
            <w:b w:val="false"/>
            <w:bCs w:val="false"/>
          </w:rPr>
          <w:t xml:space="preserve">[P] PIB release on the DoT SIM-binding directions of 28 November 2025 (DoT copy): https://www.dot.gov.in/static/uploads/2025/12/4599a9925468a2648d43e3ff724e7f0c.pdf</w:t>
        </w:r>
      </w:ins>
    </w:p>
    <w:p>
      <w:pPr>
        <w:pStyle w:val="ListParagraph"/>
        <w:numPr>
          <w:ilvl w:val="0"/>
          <w:numId w:val="2"/>
        </w:numPr>
        <w:spacing w:after="120" w:before="0" w:line="276"/>
        <w:jc w:val="left"/>
        <w:rPr>
          <w:ins w:id="9027" w:author="Claude" w:date="2026-10-28T00:00:00Z"/>
        </w:rPr>
      </w:pPr>
      <w:ins w:id="271" w:author="Claude" w:date="2026-10-28T00:00:00Z">
        <w:r>
          <w:rPr>
            <w:b w:val="false"/>
            <w:bCs w:val="false"/>
          </w:rPr>
          <w:t xml:space="preserve">[P] Telecommunications (Authorisation for Provision of Principal Telecommunication Services) Rules, 2026, G.S.R. 513(E) (DoT): https://www.dot.gov.in/static/uploads/2026/06/b981573e59f32264e099912a9154dacb.pdf; Lok Sabha USQ 2902 (5 August 2026): https://sansad.in/getFile/lsapps/loksabhaquestions/annex/188/AU2902_UUpSDw.pdf</w:t>
        </w:r>
      </w:ins>
    </w:p>
    <w:p>
      <w:pPr>
        <w:pStyle w:val="ListParagraph"/>
        <w:numPr>
          <w:ilvl w:val="0"/>
          <w:numId w:val="2"/>
        </w:numPr>
        <w:spacing w:after="120" w:before="0" w:line="276"/>
        <w:jc w:val="left"/>
        <w:rPr>
          <w:ins w:id="9028" w:author="Claude" w:date="2026-10-28T00:00:00Z"/>
        </w:rPr>
      </w:pPr>
      <w:ins w:id="272" w:author="Claude" w:date="2026-10-28T00:00:00Z">
        <w:r>
          <w:rPr>
            <w:b w:val="false"/>
            <w:bCs w:val="false"/>
          </w:rPr>
          <w:t xml:space="preserve">[P] Immigration and Foreigners Act, 2025 (Act 13 of 2025) (Gazette, Telangana High Court copy): https://thc.nic.in/Central%20Governmental%20Acts/Immigration%20and%20Foreigners%20Act,%202025.pdf; Immigration and Foreigners Rules, 2025, G.S.R. 596(E), and Amendment Rules, 2026, G.S.R. 424(E): https://thc.nic.in/Central%20Governmental%20Rules/Immigration%20and%20Foreigners%20Rules,%202025..pdf</w:t>
        </w:r>
      </w:ins>
    </w:p>
    <w:p>
      <w:pPr>
        <w:pStyle w:val="ListParagraph"/>
        <w:numPr>
          <w:ilvl w:val="0"/>
          <w:numId w:val="2"/>
        </w:numPr>
        <w:spacing w:after="120" w:before="0" w:line="276"/>
        <w:jc w:val="left"/>
        <w:rPr>
          <w:ins w:id="9029" w:author="Claude" w:date="2026-10-28T00:00:00Z"/>
        </w:rPr>
      </w:pPr>
      <w:ins w:id="273" w:author="Claude" w:date="2026-10-28T00:00:00Z">
        <w:r>
          <w:rPr>
            <w:b w:val="false"/>
            <w:bCs w:val="false"/>
          </w:rPr>
          <w:t xml:space="preserve">[P] UK Data (Use and Access) Act 2025, Schedule 7: https://www.legislation.gov.uk/ukpga/2025/18/schedule/7; S.I. 2026/82: https://www.legislation.gov.uk/uksi/2026/82/contents/made</w:t>
        </w:r>
      </w:ins>
    </w:p>
    <w:p>
      <w:pPr>
        <w:spacing w:after="120" w:before="240" w:line="276"/>
        <w:jc w:val="left"/>
        <w:rPr>
          <w:ins w:id="9030" w:author="Claude" w:date="2026-10-28T00:00:00Z"/>
        </w:rPr>
      </w:pPr>
      <w:ins w:id="274" w:author="Claude" w:date="2026-10-28T00:00:00Z">
        <w:r>
          <w:rPr>
            <w:b/>
            <w:bCs/>
          </w:rPr>
          <w:t xml:space="preserve">Primary sources: judgments</w:t>
        </w:r>
      </w:ins>
    </w:p>
    <w:p>
      <w:pPr>
        <w:pStyle w:val="ListParagraph"/>
        <w:numPr>
          <w:ilvl w:val="0"/>
          <w:numId w:val="2"/>
        </w:numPr>
        <w:spacing w:after="120" w:before="0" w:line="276"/>
        <w:jc w:val="left"/>
        <w:rPr>
          <w:ins w:id="9031" w:author="Claude" w:date="2026-10-28T00:00:00Z"/>
        </w:rPr>
      </w:pPr>
      <w:ins w:id="275" w:author="Claude" w:date="2026-10-28T00:00:00Z">
        <w:r>
          <w:rPr>
            <w:b w:val="false"/>
            <w:bCs w:val="false"/>
          </w:rPr>
          <w:t xml:space="preserve">[P] People's Union for Civil Liberties v. Union of India, (1997) 1 SCC 301 (18 December 1996): https://api.sci.gov.in/jonew/judis/14584.pdf</w:t>
        </w:r>
      </w:ins>
    </w:p>
    <w:p>
      <w:pPr>
        <w:pStyle w:val="ListParagraph"/>
        <w:numPr>
          <w:ilvl w:val="0"/>
          <w:numId w:val="2"/>
        </w:numPr>
        <w:spacing w:after="120" w:before="0" w:line="276"/>
        <w:jc w:val="left"/>
        <w:rPr>
          <w:ins w:id="9032" w:author="Claude" w:date="2026-10-28T00:00:00Z"/>
        </w:rPr>
      </w:pPr>
      <w:ins w:id="276" w:author="Claude" w:date="2026-10-28T00:00:00Z">
        <w:r>
          <w:rPr>
            <w:b w:val="false"/>
            <w:bCs w:val="false"/>
          </w:rPr>
          <w:t xml:space="preserve">[P] Justice K.S. Puttaswamy (Retd.) v. Union of India, (2017) 10 SCC 1 (24 August 2017): https://api.sci.gov.in/supremecourt/2012/35071/35071_2012_Judgement_24-Aug-2017.pdf</w:t>
        </w:r>
      </w:ins>
    </w:p>
    <w:p>
      <w:pPr>
        <w:pStyle w:val="ListParagraph"/>
        <w:numPr>
          <w:ilvl w:val="0"/>
          <w:numId w:val="2"/>
        </w:numPr>
        <w:spacing w:after="120" w:before="0" w:line="276"/>
        <w:jc w:val="left"/>
        <w:rPr>
          <w:ins w:id="9033" w:author="Claude" w:date="2026-10-28T00:00:00Z"/>
        </w:rPr>
      </w:pPr>
      <w:ins w:id="277" w:author="Claude" w:date="2026-10-28T00:00:00Z">
        <w:r>
          <w:rPr>
            <w:b w:val="false"/>
            <w:bCs w:val="false"/>
          </w:rPr>
          <w:t xml:space="preserve">[P] Vinit Kumar v. CBI, Bombay High Court, Cr. WP 2367 of 2019 (22 October 2019) (signed judgment, hosted by Columbia Global Freedom of Expression): https://globalfreedomofexpression.columbia.edu/wp-content/uploads/2019/12/Official-Judgment.pdf</w:t>
        </w:r>
      </w:ins>
    </w:p>
    <w:p>
      <w:pPr>
        <w:pStyle w:val="ListParagraph"/>
        <w:numPr>
          <w:ilvl w:val="0"/>
          <w:numId w:val="2"/>
        </w:numPr>
        <w:spacing w:after="120" w:before="0" w:line="276"/>
        <w:jc w:val="left"/>
        <w:rPr>
          <w:ins w:id="9034" w:author="Claude" w:date="2026-10-28T00:00:00Z"/>
        </w:rPr>
      </w:pPr>
      <w:ins w:id="278" w:author="Claude" w:date="2026-10-28T00:00:00Z">
        <w:r>
          <w:rPr>
            <w:b w:val="false"/>
            <w:bCs w:val="false"/>
          </w:rPr>
          <w:t xml:space="preserve">[P] Manohar Lal Sharma v. Union of India, W.P.(Crl.) 314 of 2021 (27 October 2021): https://api.sci.gov.in/supremecourt/2021/16884/16884_2021_1_1501_30827_Judgement_27-Oct-2021.pdf</w:t>
        </w:r>
      </w:ins>
    </w:p>
    <w:p>
      <w:pPr>
        <w:pStyle w:val="ListParagraph"/>
        <w:numPr>
          <w:ilvl w:val="0"/>
          <w:numId w:val="2"/>
        </w:numPr>
        <w:spacing w:after="120" w:before="0" w:line="276"/>
        <w:jc w:val="left"/>
        <w:rPr>
          <w:ins w:id="9035" w:author="Claude" w:date="2026-10-28T00:00:00Z"/>
        </w:rPr>
      </w:pPr>
      <w:ins w:id="279" w:author="Claude" w:date="2026-10-28T00:00:00Z">
        <w:r>
          <w:rPr>
            <w:b w:val="false"/>
            <w:bCs w:val="false"/>
          </w:rPr>
          <w:t xml:space="preserve">[P] In re: Summoning Advocates, Suo Motu W.P.(Crl.) 2 of 2025 (31 October 2025) (copy hosted by LiveLaw): https://www.livelaw.in/pdf_upload/2025-livelaw-sc-1051-in-re-summoning-advocates-31-oct-2025-631600.pdf</w:t>
        </w:r>
      </w:ins>
    </w:p>
    <w:p>
      <w:pPr>
        <w:pStyle w:val="ListParagraph"/>
        <w:numPr>
          <w:ilvl w:val="0"/>
          <w:numId w:val="2"/>
        </w:numPr>
        <w:spacing w:after="120" w:before="0" w:line="276"/>
        <w:jc w:val="left"/>
        <w:rPr>
          <w:ins w:id="9036" w:author="Claude" w:date="2026-10-28T00:00:00Z"/>
        </w:rPr>
      </w:pPr>
      <w:ins w:id="280" w:author="Claude" w:date="2026-10-28T00:00:00Z">
        <w:r>
          <w:rPr>
            <w:b w:val="false"/>
            <w:bCs w:val="false"/>
          </w:rPr>
          <w:t xml:space="preserve">[P] P. Kishore v. Secretary to Government of India, Madras HC, W.P. 143 of 2018 (2 July 2025): https://images.assettype.com/barandbench/2025-07-02/p0h6ap6z/P__Kishore_v__The_Secretary_to_Government.pdf</w:t>
        </w:r>
      </w:ins>
    </w:p>
    <w:p>
      <w:pPr>
        <w:pStyle w:val="ListParagraph"/>
        <w:numPr>
          <w:ilvl w:val="0"/>
          <w:numId w:val="2"/>
        </w:numPr>
        <w:spacing w:after="120" w:before="0" w:line="276"/>
        <w:jc w:val="left"/>
        <w:rPr>
          <w:ins w:id="9037" w:author="Claude" w:date="2026-10-28T00:00:00Z"/>
        </w:rPr>
      </w:pPr>
      <w:ins w:id="281" w:author="Claude" w:date="2026-10-28T00:00:00Z">
        <w:r>
          <w:rPr>
            <w:b w:val="false"/>
            <w:bCs w:val="false"/>
          </w:rPr>
          <w:t xml:space="preserve">[P] Aakash Deep Chouhan v. CBI, Delhi HC, CRL.M.C. 204 of 2020 (26 June 2025): https://lawchakra.in/wp-content/uploads/2025/07/LawChakra-AAKASH-DEEP-CHOUHAN-versus-CBI-ANR.pdf; pronouncement list: https://delhihighcourt.nic.in/files/2025-06/announcements/jud-26062025.pdf</w:t>
        </w:r>
      </w:ins>
    </w:p>
    <w:p>
      <w:pPr>
        <w:pStyle w:val="ListParagraph"/>
        <w:numPr>
          <w:ilvl w:val="0"/>
          <w:numId w:val="2"/>
        </w:numPr>
        <w:spacing w:after="120" w:before="0" w:line="276"/>
        <w:jc w:val="left"/>
        <w:rPr>
          <w:ins w:id="9038" w:author="Claude" w:date="2026-10-28T00:00:00Z"/>
        </w:rPr>
      </w:pPr>
      <w:ins w:id="282" w:author="Claude" w:date="2026-10-28T00:00:00Z">
        <w:r>
          <w:rPr>
            <w:b w:val="false"/>
            <w:bCs w:val="false"/>
          </w:rPr>
          <w:t xml:space="preserve">[P] Shri Ravi Shankar Ji Maharaj v. CBI, Chhattisgarh HC, CRMP 1504 of 2026 (3 August 2026): https://images.assettype.com/barandbench/2026-08-07/ogupaz45/Shri_Ravi_Shankar_Ji_Maharaj_vs_CBI_and_ors_.pdf</w:t>
        </w:r>
      </w:ins>
    </w:p>
    <w:p>
      <w:pPr>
        <w:pStyle w:val="ListParagraph"/>
        <w:numPr>
          <w:ilvl w:val="0"/>
          <w:numId w:val="2"/>
        </w:numPr>
        <w:spacing w:after="120" w:before="0" w:line="276"/>
        <w:jc w:val="left"/>
        <w:rPr>
          <w:ins w:id="9039" w:author="Claude" w:date="2026-10-28T00:00:00Z"/>
        </w:rPr>
      </w:pPr>
      <w:ins w:id="283" w:author="Claude" w:date="2026-10-28T00:00:00Z">
        <w:r>
          <w:rPr>
            <w:b w:val="false"/>
            <w:bCs w:val="false"/>
          </w:rPr>
          <w:t xml:space="preserve">[P] X Corp v. Union of India, Karnataka HC, W.P. 7405 of 2025 (24 September 2025): https://images.assettype.com/barandbench/2025-09-27/zm5a4acm/X_corp_Vs_Union_of_India.pdf</w:t>
        </w:r>
      </w:ins>
    </w:p>
    <w:p>
      <w:pPr>
        <w:pStyle w:val="ListParagraph"/>
        <w:numPr>
          <w:ilvl w:val="0"/>
          <w:numId w:val="2"/>
        </w:numPr>
        <w:spacing w:after="120" w:before="0" w:line="276"/>
        <w:jc w:val="left"/>
        <w:rPr>
          <w:ins w:id="9040" w:author="Claude" w:date="2026-10-28T00:00:00Z"/>
        </w:rPr>
      </w:pPr>
      <w:ins w:id="284" w:author="Claude" w:date="2026-10-28T00:00:00Z">
        <w:r>
          <w:rPr>
            <w:b w:val="false"/>
            <w:bCs w:val="false"/>
          </w:rPr>
          <w:t xml:space="preserve">[P] Anuradha Bhasin v. Union of India, (2020) 3 SCC 637 (10 January 2020): https://api.sci.gov.in/supremecourt/2019/28817/28817_2019_2_1501_19350_Judgement_10-Jan-2020.pdf</w:t>
        </w:r>
      </w:ins>
    </w:p>
    <w:p>
      <w:pPr>
        <w:pStyle w:val="ListParagraph"/>
        <w:numPr>
          <w:ilvl w:val="0"/>
          <w:numId w:val="2"/>
        </w:numPr>
        <w:spacing w:after="120" w:before="0" w:line="276"/>
        <w:jc w:val="left"/>
        <w:rPr>
          <w:ins w:id="9041" w:author="Claude" w:date="2026-10-28T00:00:00Z"/>
        </w:rPr>
      </w:pPr>
      <w:ins w:id="285" w:author="Claude" w:date="2026-10-28T00:00:00Z">
        <w:r>
          <w:rPr>
            <w:b w:val="false"/>
            <w:bCs w:val="false"/>
          </w:rPr>
          <w:t xml:space="preserve">[P] Future Gaming and Hotels Services Pvt. Ltd. v. Directorate of Enforcement, W.P.(Crl.) 515 of 2024, order of 13 December 2024: https://api.sci.gov.in/supremecourt/2024/57510/57510_2024_5_86_58074_Order_13-Dec-2024.pdf</w:t>
        </w:r>
      </w:ins>
    </w:p>
    <w:p>
      <w:pPr>
        <w:pStyle w:val="ListParagraph"/>
        <w:numPr>
          <w:ilvl w:val="0"/>
          <w:numId w:val="2"/>
        </w:numPr>
        <w:spacing w:after="120" w:before="0" w:line="276"/>
        <w:jc w:val="left"/>
        <w:rPr>
          <w:ins w:id="9042" w:author="Claude" w:date="2026-10-28T00:00:00Z"/>
        </w:rPr>
      </w:pPr>
      <w:ins w:id="286" w:author="Claude" w:date="2026-10-28T00:00:00Z">
        <w:r>
          <w:rPr>
            <w:b w:val="false"/>
            <w:bCs w:val="false"/>
          </w:rPr>
          <w:t xml:space="preserve">[P] Foundation for Media Professionals v. Union of India, W.P.(Crl.) 395 of 2022, order of 9 October 2023: https://main.sci.gov.in/supremecourt/2022/29892/29892_2022_2_802_47504_Order_09-Oct-2023.pdf</w:t>
        </w:r>
      </w:ins>
    </w:p>
    <w:p>
      <w:pPr>
        <w:pStyle w:val="ListParagraph"/>
        <w:numPr>
          <w:ilvl w:val="0"/>
          <w:numId w:val="2"/>
        </w:numPr>
        <w:spacing w:after="120" w:before="0" w:line="276"/>
        <w:jc w:val="left"/>
        <w:rPr>
          <w:ins w:id="9043" w:author="Claude" w:date="2026-10-28T00:00:00Z"/>
        </w:rPr>
      </w:pPr>
      <w:ins w:id="287" w:author="Claude" w:date="2026-10-28T00:00:00Z">
        <w:r>
          <w:rPr>
            <w:b w:val="false"/>
            <w:bCs w:val="false"/>
          </w:rPr>
          <w:t xml:space="preserve">[P] Venkatesh Nayak v. Union of India, W.P.(C) 177 of 2026 and connected matters, record of proceedings of 16 February 2026: https://www.livelaw.in/pdf_upload/2026/02/18/776520262026-02-16-656727.pdf; writ petition: https://www.scobserver.in/wp-content/uploads/2026/02/Venkatesh-Nayak-v-Union-of-India-Writ-Petition.pdf</w:t>
        </w:r>
      </w:ins>
    </w:p>
    <w:p>
      <w:pPr>
        <w:pStyle w:val="ListParagraph"/>
        <w:numPr>
          <w:ilvl w:val="0"/>
          <w:numId w:val="2"/>
        </w:numPr>
        <w:spacing w:after="120" w:before="0" w:line="276"/>
        <w:jc w:val="left"/>
        <w:rPr>
          <w:ins w:id="9044" w:author="Claude" w:date="2026-10-28T00:00:00Z"/>
        </w:rPr>
      </w:pPr>
      <w:ins w:id="288" w:author="Claude" w:date="2026-10-28T00:00:00Z">
        <w:r>
          <w:rPr>
            <w:b w:val="false"/>
            <w:bCs w:val="false"/>
          </w:rPr>
          <w:t xml:space="preserve">[P] Latombe v. Commission, T-553/23 (General Court, 3 September 2025): https://eur-lex.europa.eu/legal-content/EN/TXT/?uri=CELEX:62023TJ0553; appeal C-703/25 P: https://curia.europa.eu/juris/liste.jsf?num=C-703/25</w:t>
        </w:r>
      </w:ins>
    </w:p>
    <w:p>
      <w:pPr>
        <w:spacing w:after="120" w:before="240" w:line="276"/>
        <w:jc w:val="left"/>
        <w:rPr>
          <w:ins w:id="9045" w:author="Claude" w:date="2026-10-28T00:00:00Z"/>
        </w:rPr>
      </w:pPr>
      <w:ins w:id="289" w:author="Claude" w:date="2026-10-28T00:00:00Z">
        <w:r>
          <w:rPr>
            <w:b/>
            <w:bCs/>
          </w:rPr>
          <w:t xml:space="preserve">Secondary sources</w:t>
        </w:r>
      </w:ins>
    </w:p>
    <w:p>
      <w:pPr>
        <w:pStyle w:val="ListParagraph"/>
        <w:numPr>
          <w:ilvl w:val="0"/>
          <w:numId w:val="2"/>
        </w:numPr>
        <w:spacing w:after="120" w:before="0" w:line="276"/>
        <w:jc w:val="left"/>
        <w:rPr>
          <w:ins w:id="9046" w:author="Claude" w:date="2026-10-28T00:00:00Z"/>
        </w:rPr>
      </w:pPr>
      <w:ins w:id="290" w:author="Claude" w:date="2026-10-28T00:00:00Z">
        <w:r>
          <w:rPr>
            <w:b w:val="false"/>
            <w:bCs w:val="false"/>
          </w:rPr>
          <w:t xml:space="preserve">[S] Congressional Research Service, FISA Section 702 and the 2024 RISAA: https://www.congress.gov/crs-product/R48592; Brennan Center, Section 702: 2026 Resource Page: https://www.brennancenter.org/our-work/research-reports/section-702-foreign-intelligence-surveillance-act-fisa-2026-resource-page; NPR (29 April 2026): https://www.npr.org/2026/04/29/g-s1-119094/congress-fisa-702</w:t>
        </w:r>
      </w:ins>
    </w:p>
    <w:p>
      <w:pPr>
        <w:pStyle w:val="ListParagraph"/>
        <w:numPr>
          <w:ilvl w:val="0"/>
          <w:numId w:val="2"/>
        </w:numPr>
        <w:spacing w:after="120" w:before="0" w:line="276"/>
        <w:jc w:val="left"/>
        <w:rPr>
          <w:ins w:id="9047" w:author="Claude" w:date="2026-10-28T00:00:00Z"/>
        </w:rPr>
      </w:pPr>
      <w:ins w:id="291" w:author="Claude" w:date="2026-10-28T00:00:00Z">
        <w:r>
          <w:rPr>
            <w:b w:val="false"/>
            <w:bCs w:val="false"/>
          </w:rPr>
          <w:t xml:space="preserve">[S] LegitQuest, IT Interception Amendment Rules 2024: https://www.legitquest.com/act/information-technology-procedure-and-safeguards-for-interception-monitoring-and-decryption-of-information-amendment-rules-2024/f72d; Medianama (February 2024): https://www.medianama.com/2024/02/223-meity-it-rules-interception-record-2/</w:t>
        </w:r>
      </w:ins>
    </w:p>
    <w:p>
      <w:pPr>
        <w:pStyle w:val="ListParagraph"/>
        <w:numPr>
          <w:ilvl w:val="0"/>
          <w:numId w:val="2"/>
        </w:numPr>
        <w:spacing w:after="120" w:before="0" w:line="276"/>
        <w:jc w:val="left"/>
        <w:rPr>
          <w:ins w:id="9048" w:author="Claude" w:date="2026-10-28T00:00:00Z"/>
        </w:rPr>
      </w:pPr>
      <w:ins w:id="292" w:author="Claude" w:date="2026-10-28T00:00:00Z">
        <w:r>
          <w:rPr>
            <w:b w:val="false"/>
            <w:bCs w:val="false"/>
          </w:rPr>
          <w:t xml:space="preserve">[S] Nishith Desai Associates, Clarification to the Indian Data Protection Laws (26 August 2011): https://www.nishithdesai.com/research-and-articles/hotline/technology-law-analysis/clarification-to-the-indian-data-protection-laws-5023</w:t>
        </w:r>
      </w:ins>
    </w:p>
    <w:p>
      <w:pPr>
        <w:pStyle w:val="ListParagraph"/>
        <w:numPr>
          <w:ilvl w:val="0"/>
          <w:numId w:val="2"/>
        </w:numPr>
        <w:spacing w:after="120" w:before="0" w:line="276"/>
        <w:jc w:val="left"/>
        <w:rPr>
          <w:ins w:id="9049" w:author="Claude" w:date="2026-10-28T00:00:00Z"/>
        </w:rPr>
      </w:pPr>
      <w:ins w:id="293" w:author="Claude" w:date="2026-10-28T00:00:00Z">
        <w:r>
          <w:rPr>
            <w:b w:val="false"/>
            <w:bCs w:val="false"/>
          </w:rPr>
          <w:t xml:space="preserve">[S] SCC Online, partial enforcement of the Telecommunications Act (24 June 2024): https://www.scconline.com/blog/post/2024/06/24/enforcement-date-for-partial-enforcement-of-the-telecommunications-act-2023-notified-legal-news/; AZB &amp; Partners, notification of sections 3(1) and 3(6) (27 July 2026): https://www.azbpartners.com/bank/sc-holds-that-courts-must-pierce-clever-drafting-and-summarily-reject-plaints-seeking-to-enforce-illegal-arrangements-such-as-benami-transactions-9/</w:t>
        </w:r>
      </w:ins>
    </w:p>
    <w:p>
      <w:pPr>
        <w:pStyle w:val="ListParagraph"/>
        <w:numPr>
          <w:ilvl w:val="0"/>
          <w:numId w:val="2"/>
        </w:numPr>
        <w:spacing w:after="120" w:before="0" w:line="276"/>
        <w:jc w:val="left"/>
        <w:rPr>
          <w:ins w:id="9050" w:author="Claude" w:date="2026-10-28T00:00:00Z"/>
        </w:rPr>
      </w:pPr>
      <w:ins w:id="294" w:author="Claude" w:date="2026-10-28T00:00:00Z">
        <w:r>
          <w:rPr>
            <w:b w:val="false"/>
            <w:bCs w:val="false"/>
          </w:rPr>
          <w:t xml:space="preserve">[S] LegitQuest, Telecommunications Interception Rules 2024: https://legitquest.com/act/telecommunications-procedures-and-safeguards-for-lawful-interception-of-messages-rules-2024/1068D</w:t>
        </w:r>
      </w:ins>
    </w:p>
    <w:p>
      <w:pPr>
        <w:pStyle w:val="ListParagraph"/>
        <w:numPr>
          <w:ilvl w:val="0"/>
          <w:numId w:val="2"/>
        </w:numPr>
        <w:spacing w:after="120" w:before="0" w:line="276"/>
        <w:jc w:val="left"/>
        <w:rPr>
          <w:ins w:id="9051" w:author="Claude" w:date="2026-10-28T00:00:00Z"/>
        </w:rPr>
      </w:pPr>
      <w:ins w:id="295" w:author="Claude" w:date="2026-10-28T00:00:00Z">
        <w:r>
          <w:rPr>
            <w:b w:val="false"/>
            <w:bCs w:val="false"/>
          </w:rPr>
          <w:t xml:space="preserve">[S] Taxmann, India's DPDP Act and Rules 2025: https://www.taxmann.com/post/blog/analysis-indias-dpdp-act-and-rules; Business Standard (22 January 2026): https://www.business-standard.com/technology/tech-news/meity-may-cut-compliance-timeline-for-key-dpdp-rules-to-12-months-126012201293_1.html</w:t>
        </w:r>
      </w:ins>
    </w:p>
    <w:p>
      <w:pPr>
        <w:pStyle w:val="ListParagraph"/>
        <w:numPr>
          <w:ilvl w:val="0"/>
          <w:numId w:val="2"/>
        </w:numPr>
        <w:spacing w:after="120" w:before="0" w:line="276"/>
        <w:jc w:val="left"/>
        <w:rPr>
          <w:ins w:id="9052" w:author="Claude" w:date="2026-10-28T00:00:00Z"/>
        </w:rPr>
      </w:pPr>
      <w:ins w:id="296" w:author="Claude" w:date="2026-10-28T00:00:00Z">
        <w:r>
          <w:rPr>
            <w:b w:val="false"/>
            <w:bCs w:val="false"/>
          </w:rPr>
          <w:t xml:space="preserve">[S] SFLC.in, legal challenge to CMS, NATGRID and NETRA: https://sflc.in/legal-challenge-cpil-and-sflcin-surveillance-projects-cms-natgrid-and-netra/; Outlook/PTI (October 2023): https://www.outlookindia.com/national/sc-seeks-centre-s-stand-on-plea-for-transfer-of-pil-against-netra-natgrid-surveillance-systems-news-326396</w:t>
        </w:r>
      </w:ins>
    </w:p>
    <w:p>
      <w:pPr>
        <w:pStyle w:val="ListParagraph"/>
        <w:numPr>
          <w:ilvl w:val="0"/>
          <w:numId w:val="2"/>
        </w:numPr>
        <w:spacing w:after="120" w:before="0" w:line="276"/>
        <w:jc w:val="left"/>
        <w:rPr>
          <w:ins w:id="9053" w:author="Claude" w:date="2026-10-28T00:00:00Z"/>
        </w:rPr>
      </w:pPr>
      <w:ins w:id="297" w:author="Claude" w:date="2026-10-28T00:00:00Z">
        <w:r>
          <w:rPr>
            <w:b w:val="false"/>
            <w:bCs w:val="false"/>
          </w:rPr>
          <w:t xml:space="preserve">[S] Bar &amp; Bench, MHA surveillance order challenged: https://www.barandbench.com/news/ministry-of-home-affairs-surveillance-order-challenged-in-supreme-court; Tribune India: https://www.tribuneindia.com/news/archive/nation/sc-to-hear-as-and-when-required-pil-against-computer-interception-708078</w:t>
        </w:r>
      </w:ins>
    </w:p>
    <w:p>
      <w:pPr>
        <w:pStyle w:val="ListParagraph"/>
        <w:numPr>
          <w:ilvl w:val="0"/>
          <w:numId w:val="2"/>
        </w:numPr>
        <w:spacing w:after="120" w:before="0" w:line="276"/>
        <w:jc w:val="left"/>
        <w:rPr>
          <w:ins w:id="9054" w:author="Claude" w:date="2026-10-28T00:00:00Z"/>
        </w:rPr>
      </w:pPr>
      <w:ins w:id="298" w:author="Claude" w:date="2026-10-28T00:00:00Z">
        <w:r>
          <w:rPr>
            <w:b w:val="false"/>
            <w:bCs w:val="false"/>
          </w:rPr>
          <w:t xml:space="preserve">[S] Human Rights Watch joint statement (26 August 2021): https://www.hrw.org/news/2021/08/26/india-spyware-use-violates-supreme-court-privacy-ruling; Business Standard (29 April 2025): https://business-standard.com/india-news/supreme-court-says-technical-report-on-pegasus-will-not-be-made-public-125042900434_1.html</w:t>
        </w:r>
      </w:ins>
    </w:p>
    <w:p>
      <w:pPr>
        <w:pStyle w:val="ListParagraph"/>
        <w:numPr>
          <w:ilvl w:val="0"/>
          <w:numId w:val="2"/>
        </w:numPr>
        <w:spacing w:after="120" w:before="0" w:line="276"/>
        <w:jc w:val="left"/>
        <w:rPr>
          <w:ins w:id="9055" w:author="Claude" w:date="2026-10-28T00:00:00Z"/>
        </w:rPr>
      </w:pPr>
      <w:ins w:id="299" w:author="Claude" w:date="2026-10-28T00:00:00Z">
        <w:r>
          <w:rPr>
            <w:b w:val="false"/>
            <w:bCs w:val="false"/>
          </w:rPr>
          <w:t xml:space="preserve">[S] SCC Online, Supreme Court fortifies advocate-client privilege (11 November 2025): https://www.scconline.com/blog/post/2025/11/11/supreme-court-fortifies-advocate-client-privilege/</w:t>
        </w:r>
      </w:ins>
    </w:p>
    <w:p>
      <w:pPr>
        <w:pStyle w:val="ListParagraph"/>
        <w:numPr>
          <w:ilvl w:val="0"/>
          <w:numId w:val="2"/>
        </w:numPr>
        <w:spacing w:after="120" w:before="0" w:line="276"/>
        <w:jc w:val="left"/>
        <w:rPr>
          <w:ins w:id="9056" w:author="Claude" w:date="2026-10-28T00:00:00Z"/>
        </w:rPr>
      </w:pPr>
      <w:ins w:id="300" w:author="Claude" w:date="2026-10-28T00:00:00Z">
        <w:r>
          <w:rPr>
            <w:b w:val="false"/>
            <w:bCs w:val="false"/>
          </w:rPr>
          <w:t xml:space="preserve">[S] PTI via Outlook Business (2 April 2026), SIM-binding deadline extension: https://www.outlookbusiness.com/economy-and-policy/dot-extends-sim-binding-deadline-for-messaging-apps-to-dec-31</w:t>
        </w:r>
      </w:ins>
    </w:p>
    <w:p>
      <w:pPr>
        <w:pStyle w:val="ListParagraph"/>
        <w:numPr>
          <w:ilvl w:val="0"/>
          <w:numId w:val="2"/>
        </w:numPr>
        <w:spacing w:after="120" w:before="0" w:line="276"/>
        <w:jc w:val="left"/>
        <w:rPr>
          <w:ins w:id="9057" w:author="Claude" w:date="2026-10-28T00:00:00Z"/>
        </w:rPr>
      </w:pPr>
      <w:ins w:id="301" w:author="Claude" w:date="2026-10-28T00:00:00Z">
        <w:r>
          <w:rPr>
            <w:b w:val="false"/>
            <w:bCs w:val="false"/>
          </w:rPr>
          <w:t xml:space="preserve">[S] LiveLaw, DPDP challenges: https://www.livelaw.in/top-stories/supreme-court-refers-pleas-challenging-dpdp-act-amendment-to-rti-act-to-larger-bench-523266; https://www.livelaw.in/top-stories/newsrooms-will-shutdown-digital-wings-of-legacy-media-move-supreme-court-challenging-personal-data-protection-law-556103</w:t>
        </w:r>
      </w:ins>
    </w:p>
    <w:p>
      <w:pPr>
        <w:pStyle w:val="ListParagraph"/>
        <w:numPr>
          <w:ilvl w:val="0"/>
          <w:numId w:val="2"/>
        </w:numPr>
        <w:spacing w:after="120" w:before="0" w:line="276"/>
        <w:jc w:val="left"/>
        <w:rPr>
          <w:ins w:id="9058" w:author="Claude" w:date="2026-10-28T00:00:00Z"/>
        </w:rPr>
      </w:pPr>
      <w:ins w:id="302" w:author="Claude" w:date="2026-10-28T00:00:00Z">
        <w:r>
          <w:rPr>
            <w:b w:val="false"/>
            <w:bCs w:val="false"/>
          </w:rPr>
          <w:t xml:space="preserve">[S] SCC Online, Immigration and Foreigners Act in force: https://www.scconline.com/blog/post/2025/09/01/immigration-and-foreigners-act-2024-comes-into-force/; Khaitan &amp; Co on the 2026 authorisation rules: https://www.khaitanco.com/sites/default/files/2026-06/Ergo_Principal%20Telecom%20Authorisation%20Rules_26062026.pdf</w:t>
        </w:r>
      </w:ins>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10-28T00:00:00.000Z">
    <w:p>
      <w:r>
        <w:rPr>
          <w:sz w:val="18"/>
          <w:szCs w:val="18"/>
        </w:rPr>
        <w:t xml:space="preserve">Changed: FISA is United States law (50 U.S.C. §1801 et seq.). Indian authorities cannot issue FISA orders. FISA s.702 directives can only be served on US "electronic communication service providers", so FISA is relevant here only through any US-based sub-processors (cloud, email) that the data importer uses.</w:t>
      </w:r>
    </w:p>
    <w:p>
      <w:r>
        <w:rPr>
          <w:sz w:val="18"/>
          <w:szCs w:val="18"/>
        </w:rPr>
        <w:t xml:space="preserve">Status note: s.702 was reauthorised by RISAA 2024 until 20 April 2026. Short extensions followed, and secondary sources report that the statutory authority lapsed in mid-June 2026; FISC certifications of 17 March 2026 remain valid until they expire. Check the current status on congress.gov before finalising.</w:t>
      </w:r>
    </w:p>
    <w:p>
      <w:r>
        <w:rPr>
          <w:sz w:val="18"/>
          <w:szCs w:val="18"/>
        </w:rPr>
        <w:t xml:space="preserve">[S] CRS R48592: https://www.congress.gov/crs-product/R48592</w:t>
      </w:r>
    </w:p>
    <w:p>
      <w:r>
        <w:rPr>
          <w:sz w:val="18"/>
          <w:szCs w:val="18"/>
        </w:rPr>
        <w:t xml:space="preserve">[S] Brennan Center, 2026 resource page: https://www.brennancenter.org/our-work/research-reports/section-702-foreign-intelligence-surveillance-act-fisa-2026-resource-page</w:t>
      </w:r>
    </w:p>
  </w:comment>
  <w:comment w:id="1" w:initials="CL" w:author="Claude" w:date="2026-10-28T00:00:00.000Z">
    <w:p>
      <w:r>
        <w:rPr>
          <w:sz w:val="18"/>
          <w:szCs w:val="18"/>
        </w:rPr>
        <w:t xml:space="preserve">Verified against s.69(1) IT Act (substituted by Act 10 of 2009 with effect from 27 October 2009; not amended since). The Jan Vishwas (Amendment of Provisions) Act, 2026 does not amend the IT Act. Wording aligned with the statute. Constitutional challenges to s.69 and to the MHA order of 20 December 2018 are pending before the Supreme Court (notice issued January 2019; no stay granted).</w:t>
      </w:r>
    </w:p>
    <w:p>
      <w:r>
        <w:rPr>
          <w:sz w:val="18"/>
          <w:szCs w:val="18"/>
        </w:rPr>
        <w:t xml:space="preserve">[P] IT Act (India Code): https://www.indiacode.nic.in/bitstream/123456789/13116/1/it_act_2000_updated.pdf</w:t>
      </w:r>
    </w:p>
    <w:p>
      <w:r>
        <w:rPr>
          <w:sz w:val="18"/>
          <w:szCs w:val="18"/>
        </w:rPr>
        <w:t xml:space="preserve">[P] Jan Vishwas Act 2026: https://prsindia.org/files/bills_acts/bills_parliament/2026/Jan_Vishwas_Act_2026.pdf</w:t>
      </w:r>
    </w:p>
    <w:p>
      <w:r>
        <w:rPr>
          <w:sz w:val="18"/>
          <w:szCs w:val="18"/>
        </w:rPr>
        <w:t xml:space="preserve">[S] LiveLaw: https://www.livelaw.in/top-stories/challenge-against-69-it-act-and-mha-notification-on-monitoring-computers-sc-issues-notice-to-centre-142098</w:t>
      </w:r>
    </w:p>
  </w:comment>
  <w:comment w:id="2" w:initials="CL" w:author="Claude" w:date="2026-10-28T00:00:00.000Z">
    <w:p>
      <w:r>
        <w:rPr>
          <w:sz w:val="18"/>
          <w:szCs w:val="18"/>
        </w:rPr>
        <w:t xml:space="preserve">Corrected: the statutory term in s.69B(1) is "computer contaminant" (defined in s.43), not "computer containment". s.69B is in force and has not been amended since 27 October 2009.</w:t>
      </w:r>
    </w:p>
    <w:p>
      <w:r>
        <w:rPr>
          <w:sz w:val="18"/>
          <w:szCs w:val="18"/>
        </w:rPr>
        <w:t xml:space="preserve">[P] IT Act (India Code): https://www.indiacode.nic.in/bitstream/123456789/13116/1/it_act_2000_updated.pdf</w:t>
      </w:r>
    </w:p>
  </w:comment>
  <w:comment w:id="3" w:initials="CL" w:author="Claude" w:date="2026-10-28T00:00:00.000Z">
    <w:p>
      <w:r>
        <w:rPr>
          <w:sz w:val="18"/>
          <w:szCs w:val="18"/>
        </w:rPr>
        <w:t xml:space="preserve">Rewritten: the original merged the separate assistance duties and penalties in s.69 and s.69B. Under s.69(3)–(4) the duty falls on the subscriber, intermediary or person in charge, with up to 7 years' imprisonment and a fine. Under s.69B(2) and (4) it falls on the intermediary or person in charge, and only an intermediary faces the penalty of up to 3 years and a fine. Because s.69(3) covers a "subscriber", the data importer itself may be compelled to decrypt.</w:t>
      </w:r>
    </w:p>
    <w:p>
      <w:r>
        <w:rPr>
          <w:sz w:val="18"/>
          <w:szCs w:val="18"/>
        </w:rPr>
        <w:t xml:space="preserve">[P] IT Act ss.69 and 69B (India Code link above).</w:t>
      </w:r>
    </w:p>
  </w:comment>
  <w:comment w:id="4" w:initials="CL" w:author="Claude" w:date="2026-10-28T00:00:00.000Z">
    <w:p>
      <w:r>
        <w:rPr>
          <w:sz w:val="18"/>
          <w:szCs w:val="18"/>
        </w:rPr>
        <w:t xml:space="preserve">Verified: accurate. s.75 is in force and unchanged.</w:t>
      </w:r>
    </w:p>
    <w:p>
      <w:r>
        <w:rPr>
          <w:sz w:val="18"/>
          <w:szCs w:val="18"/>
        </w:rPr>
        <w:t xml:space="preserve">[P] IT Act s.75 (India Code link above).</w:t>
      </w:r>
    </w:p>
  </w:comment>
  <w:comment w:id="5" w:initials="CL" w:author="Claude" w:date="2026-10-28T00:00:00.000Z">
    <w:p>
      <w:r>
        <w:rPr>
          <w:sz w:val="18"/>
          <w:szCs w:val="18"/>
        </w:rPr>
        <w:t xml:space="preserve">Corrected and updated. Interception Rules: G.S.R. 780(E), 27 October 2009, made under s.69(2). Monitoring Rules: G.S.R. 782(E), 27 October 2009, made under s.69B(3); the original attributed both to s.69. Both are in force. The amendment rules dated 26 February 2024 substituted "competent authority and the security agency" for "security agency" in rule 23(1).</w:t>
      </w:r>
    </w:p>
    <w:p>
      <w:r>
        <w:rPr>
          <w:sz w:val="18"/>
          <w:szCs w:val="18"/>
        </w:rPr>
        <w:t xml:space="preserve">[P] eGazette (as indexed; the server was unavailable during verification): https://egazette.gov.in/WriteReadData/2024/252374.pdf</w:t>
      </w:r>
    </w:p>
    <w:p>
      <w:r>
        <w:rPr>
          <w:sz w:val="18"/>
          <w:szCs w:val="18"/>
        </w:rPr>
        <w:t xml:space="preserve">[S] LegitQuest (text of the 2024 amendment): https://www.legitquest.com/act/information-technology-procedure-and-safeguards-for-interception-monitoring-and-decryption-of-information-amendment-rules-2024/f72d</w:t>
      </w:r>
    </w:p>
    <w:p>
      <w:r>
        <w:rPr>
          <w:sz w:val="18"/>
          <w:szCs w:val="18"/>
        </w:rPr>
        <w:t xml:space="preserve">[S] Medianama: https://www.medianama.com/2024/02/223-meity-it-rules-interception-record-2/</w:t>
      </w:r>
    </w:p>
  </w:comment>
  <w:comment w:id="6" w:initials="CL" w:author="Claude" w:date="2026-10-28T00:00:00.000Z">
    <w:p>
      <w:r>
        <w:rPr>
          <w:sz w:val="18"/>
          <w:szCs w:val="18"/>
        </w:rPr>
        <w:t xml:space="preserve">Verified against G.S.R. 313(E) dated 11 April 2011. The government-access exception is in the proviso to rule 6(1). The rules use the term "body corporate", which under the Explanation to s.43A includes a firm engaged in professional activities. The rule requires the agency to "state" that the information will not be published or shared; the original overstated this as a prohibition. The rules remain in force until 13 May 2027.</w:t>
      </w:r>
    </w:p>
    <w:p>
      <w:r>
        <w:rPr>
          <w:sz w:val="18"/>
          <w:szCs w:val="18"/>
        </w:rPr>
        <w:t xml:space="preserve">[P] SPDI Rules (Gazette text, PRS): https://prsindia.org/files/bills_acts/bills_parliament/2011/IT_Rules_2011.pdf</w:t>
      </w:r>
    </w:p>
  </w:comment>
  <w:comment w:id="7" w:initials="CL" w:author="Claude" w:date="2026-10-28T00:00:00.000Z">
    <w:p>
      <w:r>
        <w:rPr>
          <w:sz w:val="18"/>
          <w:szCs w:val="18"/>
        </w:rPr>
        <w:t xml:space="preserve">Added. (1) MeitY Press Note of 24 August 2011: rules 5 and 6 do not apply to bodies corporate providing services under contract with entities in or outside India. (2) DPDP s.44(2)(a) omits s.43A of the IT Act; under G.S.R. 843(E), s.44(2) commences on 13 May 2027.</w:t>
      </w:r>
    </w:p>
    <w:p>
      <w:r>
        <w:rPr>
          <w:sz w:val="18"/>
          <w:szCs w:val="18"/>
        </w:rPr>
        <w:t xml:space="preserve">[P] Press Note (meity.gov.in mirror; host unreachable during verification): https://xn--m1bdba5a7gresc7dsa.xn--11b7cb3a6a.xn--h2brj9c/writereaddata/files/PressNote_25811.pdf</w:t>
      </w:r>
    </w:p>
    <w:p>
      <w:r>
        <w:rPr>
          <w:sz w:val="18"/>
          <w:szCs w:val="18"/>
        </w:rPr>
        <w:t xml:space="preserve">[P] G.S.R. 843(E): https://www.meity.gov.in/static/uploads/2025/11/c56ceae6c383460ca69577428d36828b.pdf</w:t>
      </w:r>
    </w:p>
    <w:p>
      <w:r>
        <w:rPr>
          <w:sz w:val="18"/>
          <w:szCs w:val="18"/>
        </w:rPr>
        <w:t xml:space="preserve">[S] Nishith Desai Associates (26 August 2011): https://www.nishithdesai.com/research-and-articles/hotline/technology-law-analysis/clarification-to-the-indian-data-protection-laws-5023</w:t>
      </w:r>
    </w:p>
  </w:comment>
  <w:comment w:id="8" w:initials="CL" w:author="Claude" w:date="2026-10-28T00:00:00.000Z">
    <w:p>
      <w:r>
        <w:rPr>
          <w:sz w:val="18"/>
          <w:szCs w:val="18"/>
        </w:rPr>
        <w:t xml:space="preserve">Updated. Telecommunications Act 2023 (Act 44 of 2023), assent 24 December 2023. Commencement: notification of 21 June 2024 (in force 26 June 2024; the list in the original is correct for this tranche); notification of 4 July 2024 (ss.6–8, 48, 59(b), in force 5 July 2024); notification of 23 June 2026 (ss.3(1) and 3(6), in force 24 June 2026). According to the latest source located (6 September 2026), ss.4, 5, 9, 31–41, 45, 49, 59(a) and 60 had not been notified. The Act did not come fully into force in 2025. Check eGazette for any notification issued after September 2026.</w:t>
      </w:r>
    </w:p>
    <w:p>
      <w:r>
        <w:rPr>
          <w:sz w:val="18"/>
          <w:szCs w:val="18"/>
        </w:rPr>
        <w:t xml:space="preserve">[P] Act (Gazette): https://egazette.gov.in/WriteReadData/2023/250880.pdf</w:t>
      </w:r>
    </w:p>
    <w:p>
      <w:r>
        <w:rPr>
          <w:sz w:val="18"/>
          <w:szCs w:val="18"/>
        </w:rPr>
        <w:t xml:space="preserve">[P] PIB: https://www.pib.gov.in/PressReleasePage.aspx?PRID=2031057</w:t>
      </w:r>
    </w:p>
    <w:p>
      <w:r>
        <w:rPr>
          <w:sz w:val="18"/>
          <w:szCs w:val="18"/>
        </w:rPr>
        <w:t xml:space="preserve">[P] PIB (25 June 2026): https://www.pib.gov.in/PressReleasePage.aspx?PRID=2277786</w:t>
      </w:r>
    </w:p>
    <w:p>
      <w:r>
        <w:rPr>
          <w:sz w:val="18"/>
          <w:szCs w:val="18"/>
        </w:rPr>
        <w:t xml:space="preserve">[S] SCC Online: https://www.scconline.com/blog/post/2024/06/24/enforcement-date-for-partial-enforcement-of-the-telecommunications-act-2023-notified-legal-news/</w:t>
      </w:r>
    </w:p>
    <w:p>
      <w:r>
        <w:rPr>
          <w:sz w:val="18"/>
          <w:szCs w:val="18"/>
        </w:rPr>
        <w:t xml:space="preserve">[S] AZB &amp; Partners (27 July 2026): https://www.azbpartners.com/bank/sc-holds-that-courts-must-pierce-clever-drafting-and-summarily-reject-plaints-seeking-to-enforce-illegal-arrangements-such-as-benami-transactions-9/</w:t>
      </w:r>
    </w:p>
  </w:comment>
  <w:comment w:id="9" w:initials="CL" w:author="Claude" w:date="2026-10-28T00:00:00.000Z">
    <w:p>
      <w:r>
        <w:rPr>
          <w:sz w:val="18"/>
          <w:szCs w:val="18"/>
        </w:rPr>
        <w:t xml:space="preserve">Corrected: the repeal is effected by s.60, not s.61, and s.60 had not been notified as at the latest source located. Verified text of s.61 ("Existing rules to continue"): rules and orders continue "in so far as they relate to matters for which provision is made in this Act and are not inconsistent therewith … unless and until they are superseded by any rules made under this Act". Rules 419 and 419A were superseded by G.S.R. 754(E).</w:t>
      </w:r>
    </w:p>
    <w:p>
      <w:r>
        <w:rPr>
          <w:sz w:val="18"/>
          <w:szCs w:val="18"/>
        </w:rPr>
        <w:t xml:space="preserve">[P] Act (Gazette): https://egazette.gov.in/WriteReadData/2023/250880.pdf</w:t>
      </w:r>
    </w:p>
    <w:p>
      <w:r>
        <w:rPr>
          <w:sz w:val="18"/>
          <w:szCs w:val="18"/>
        </w:rPr>
        <w:t xml:space="preserve">[P] India Code: https://www.indiacode.nic.in/bitstream/123456789/20101/1/A2023-44.pdf</w:t>
      </w:r>
    </w:p>
  </w:comment>
  <w:comment w:id="10" w:initials="CL" w:author="Claude" w:date="2026-10-28T00:00:00.000Z">
    <w:p>
      <w:r>
        <w:rPr>
          <w:sz w:val="18"/>
          <w:szCs w:val="18"/>
        </w:rPr>
        <w:t xml:space="preserve">Verified against s.20(2)(a) and s.20(3), in force since 26 June 2024. A public emergency or public safety interest is a threshold precondition; the listed interests are the purposes for which the power may then be used. The statute also requires messages to be "disclosed in intelligible format" and protects accredited press messages.</w:t>
      </w:r>
    </w:p>
    <w:p>
      <w:r>
        <w:rPr>
          <w:sz w:val="18"/>
          <w:szCs w:val="18"/>
        </w:rPr>
        <w:t xml:space="preserve">[P] Act (Gazette): https://egazette.gov.in/WriteReadData/2023/250880.pdf</w:t>
      </w:r>
    </w:p>
    <w:p>
      <w:r>
        <w:rPr>
          <w:sz w:val="18"/>
          <w:szCs w:val="18"/>
        </w:rPr>
        <w:t xml:space="preserve">Section text checked against Bill No. 194 of 2023 (PRS): https://prsindia.org/files/bills_acts/bills_parliament/2023/The%20Telecommunications%20Bill,%202023.pdf</w:t>
      </w:r>
    </w:p>
  </w:comment>
  <w:comment w:id="11" w:initials="CL" w:author="Claude" w:date="2026-10-28T00:00:00.000Z">
    <w:p>
      <w:r>
        <w:rPr>
          <w:sz w:val="18"/>
          <w:szCs w:val="18"/>
        </w:rPr>
        <w:t xml:space="preserve">Corrected: the definition quoted is that of "telecommunication equipment" (s.2(q)), not "telecommunication" (s.2(p)). Definitions of "telecommunication" and "message" (s.2(g)) added.</w:t>
      </w:r>
    </w:p>
    <w:p>
      <w:r>
        <w:rPr>
          <w:sz w:val="18"/>
          <w:szCs w:val="18"/>
        </w:rPr>
        <w:t xml:space="preserve">[P] Act s.2 (links above).</w:t>
      </w:r>
    </w:p>
  </w:comment>
  <w:comment w:id="12" w:initials="CL" w:author="Claude" w:date="2026-10-28T00:00:00.000Z">
    <w:p>
      <w:r>
        <w:rPr>
          <w:sz w:val="18"/>
          <w:szCs w:val="18"/>
        </w:rPr>
        <w:t xml:space="preserve">Verified: accurate summary of s.20(2).</w:t>
      </w:r>
    </w:p>
  </w:comment>
  <w:comment w:id="13" w:initials="CL" w:author="Claude" w:date="2026-10-28T00:00:00.000Z">
    <w:p>
      <w:r>
        <w:rPr>
          <w:sz w:val="18"/>
          <w:szCs w:val="18"/>
        </w:rPr>
        <w:t xml:space="preserve">Updated. G.S.R. 754(E) dated 6 December 2024 (draft G.S.R. 522(E), 28 August 2024). It supersedes rules 419 and 419A of the Indian Telegraph Rules, 1951. Amended by G.S.R. 625(E) dated 12 September 2025 (draft G.S.R. 425(E), 27 June 2025), in force on publication.</w:t>
      </w:r>
    </w:p>
    <w:p>
      <w:r>
        <w:rPr>
          <w:sz w:val="18"/>
          <w:szCs w:val="18"/>
        </w:rPr>
        <w:t xml:space="preserve">[P] DoT copy of G.S.R. 754(E): https://eservices.dot.gov.in/sites/default/files/circular-notifications/procedures-and-safeguards-for-lawful-interception-of-messages-rules-2024.pdf</w:t>
      </w:r>
    </w:p>
    <w:p>
      <w:r>
        <w:rPr>
          <w:sz w:val="18"/>
          <w:szCs w:val="18"/>
        </w:rPr>
        <w:t xml:space="preserve">[P] Gazette, G.S.R. 625(E) (Telangana High Court copy): https://www.thc.nic.in/Central%20Governmental%20Rules/Telecommunications%20(Procedures%20and%20Safeguards%20for%20Lawful%20Interception%20of%20Messages)%20Rules,%202024.pdf</w:t>
      </w:r>
    </w:p>
    <w:p>
      <w:r>
        <w:rPr>
          <w:sz w:val="18"/>
          <w:szCs w:val="18"/>
        </w:rPr>
        <w:t xml:space="preserve">[S] LegitQuest: https://legitquest.com/act/telecommunications-procedures-and-safeguards-for-lawful-interception-of-messages-rules-2024/1068D</w:t>
      </w:r>
    </w:p>
  </w:comment>
  <w:comment w:id="14" w:initials="CL" w:author="Claude" w:date="2026-10-28T00:00:00.000Z">
    <w:p>
      <w:r>
        <w:rPr>
          <w:sz w:val="18"/>
          <w:szCs w:val="18"/>
        </w:rPr>
        <w:t xml:space="preserve">Outdated text replaced. DPDP Act 2023 (Act 22 of 2023), assent 11 August 2023 (Indian Acts receive assent; they are not "ratified"). DPDP Rules 2025: G.S.R. 846(E), Gazette Extraordinary No. 760, 13 November 2025. Commencement: G.S.R. 843(E), Gazette No. 757, 13 November 2025. Board: G.S.R. 844(E) and 845(E). A proposal to compress the timelines was reported in January 2026 but had not been notified as at 28 October 2026.</w:t>
      </w:r>
    </w:p>
    <w:p>
      <w:r>
        <w:rPr>
          <w:sz w:val="18"/>
          <w:szCs w:val="18"/>
        </w:rPr>
        <w:t xml:space="preserve">[P] DPDP Act: https://www.meity.gov.in/static/uploads/2024/06/2bf1f0e9f04e6fb4f8fef35e82c42aa5.pdf</w:t>
      </w:r>
    </w:p>
    <w:p>
      <w:r>
        <w:rPr>
          <w:sz w:val="18"/>
          <w:szCs w:val="18"/>
        </w:rPr>
        <w:t xml:space="preserve">[P] DPDP Rules: https://www.meity.gov.in/static/uploads/2025/11/53450e6e5dc0bfa85ebd78686cadad39.pdf</w:t>
      </w:r>
    </w:p>
    <w:p>
      <w:r>
        <w:rPr>
          <w:sz w:val="18"/>
          <w:szCs w:val="18"/>
        </w:rPr>
        <w:t xml:space="preserve">[P] G.S.R. 843(E): https://www.meity.gov.in/static/uploads/2025/11/c56ceae6c383460ca69577428d36828b.pdf</w:t>
      </w:r>
    </w:p>
    <w:p>
      <w:r>
        <w:rPr>
          <w:sz w:val="18"/>
          <w:szCs w:val="18"/>
        </w:rPr>
        <w:t xml:space="preserve">[P] PIB backgrounder: https://static.pib.gov.in/WriteReadData/specificdocs/documents/2025/nov/doc20251117695301.pdf</w:t>
      </w:r>
    </w:p>
    <w:p>
      <w:r>
        <w:rPr>
          <w:sz w:val="18"/>
          <w:szCs w:val="18"/>
        </w:rPr>
        <w:t xml:space="preserve">[S] Taxmann: https://www.taxmann.com/post/blog/analysis-indias-dpdp-act-and-rules</w:t>
      </w:r>
    </w:p>
    <w:p>
      <w:r>
        <w:rPr>
          <w:sz w:val="18"/>
          <w:szCs w:val="18"/>
        </w:rPr>
        <w:t xml:space="preserve">[S] Business Standard (22 January 2026): https://www.business-standard.com/technology/tech-news/meity-may-cut-compliance-timeline-for-key-dpdp-rules-to-12-months-126012201293_1.html</w:t>
      </w:r>
    </w:p>
  </w:comment>
  <w:comment w:id="15" w:initials="CL" w:author="Claude" w:date="2026-10-28T00:00:00.000Z">
    <w:p>
      <w:r>
        <w:rPr>
          <w:sz w:val="18"/>
          <w:szCs w:val="18"/>
        </w:rPr>
        <w:t xml:space="preserve">Corrected: s.17(1)(d) DPDP disapplies Chapter II (except s.8(1) and s.8(5)), Chapter III and s.16 for personal data of non-resident data principals processed under a contract with a person outside India. It is not a complete exclusion. Adequacy: India does not appear on the European Commission's list of adequacy decisions. The absence of any adequacy effort cannot be verified, so the wording has been softened to "no publicly known steps".</w:t>
      </w:r>
    </w:p>
    <w:p>
      <w:r>
        <w:rPr>
          <w:sz w:val="18"/>
          <w:szCs w:val="18"/>
        </w:rPr>
        <w:t xml:space="preserve">[P] DPDP Act s.17: https://www.meity.gov.in/static/uploads/2024/06/2bf1f0e9f04e6fb4f8fef35e82c42aa5.pdf</w:t>
      </w:r>
    </w:p>
    <w:p>
      <w:r>
        <w:rPr>
          <w:sz w:val="18"/>
          <w:szCs w:val="18"/>
        </w:rPr>
        <w:t xml:space="preserve">[P] European Commission, adequacy decisions: https://commission.europa.eu/law/law-topic/data-protection/international-dimension-data-protection/adequacy-decisions_en</w:t>
      </w:r>
    </w:p>
  </w:comment>
  <w:comment w:id="16" w:initials="CL" w:author="Claude" w:date="2026-10-28T00:00:00.000Z">
    <w:p>
      <w:r>
        <w:rPr>
          <w:sz w:val="18"/>
          <w:szCs w:val="18"/>
        </w:rPr>
        <w:t xml:space="preserve">Added: specific government powers relevant to a DTIA. s.17(2)(a) and s.36 DPDP, and rule 23(1)–(2) and the Seventh Schedule of the DPDP Rules, verified against the Gazette text. s.36 and rule 23 commence on 13 May 2027.</w:t>
      </w:r>
    </w:p>
    <w:p>
      <w:r>
        <w:rPr>
          <w:sz w:val="18"/>
          <w:szCs w:val="18"/>
        </w:rPr>
        <w:t xml:space="preserve">[P] DPDP Act and DPDP Rules (links above).</w:t>
      </w:r>
    </w:p>
  </w:comment>
  <w:comment w:id="17" w:initials="CL" w:author="Claude" w:date="2026-10-28T00:00:00.000Z">
    <w:p>
      <w:r>
        <w:rPr>
          <w:sz w:val="18"/>
          <w:szCs w:val="18"/>
        </w:rPr>
        <w:t xml:space="preserve">Added: s.44(3) DPDP (amending RTI Act s.8(1)(j)) was brought into force on 13 November 2025 by G.S.R. 843(E).</w:t>
      </w:r>
    </w:p>
    <w:p>
      <w:r>
        <w:rPr>
          <w:sz w:val="18"/>
          <w:szCs w:val="18"/>
        </w:rPr>
        <w:t xml:space="preserve">[P] G.S.R. 843(E): https://www.meity.gov.in/static/uploads/2025/11/c56ceae6c383460ca69577428d36828b.pdf</w:t>
      </w:r>
    </w:p>
  </w:comment>
  <w:comment w:id="18" w:initials="CL" w:author="Claude" w:date="2026-10-28T00:00:00.000Z">
    <w:p>
      <w:r>
        <w:rPr>
          <w:sz w:val="18"/>
          <w:szCs w:val="18"/>
        </w:rPr>
        <w:t xml:space="preserve">Updated. BNSS (Act 46 of 2023) in force from 1 July 2024 (S.O. 848(E), 23 February 2024). s.94(1) verified: it now expressly covers electronic communications and communication devices.</w:t>
      </w:r>
    </w:p>
    <w:p>
      <w:r>
        <w:rPr>
          <w:sz w:val="18"/>
          <w:szCs w:val="18"/>
        </w:rPr>
        <w:t xml:space="preserve">[P] BNSS (India Code): https://indiacode.nic.in/bitstream/123456789/20099/3/a2023-46.pdf</w:t>
      </w:r>
    </w:p>
    <w:p>
      <w:r>
        <w:rPr>
          <w:sz w:val="18"/>
          <w:szCs w:val="18"/>
        </w:rPr>
        <w:t xml:space="preserve">[P] Gazette text (PRS): https://prsindia.org/files/bills_acts/bills_parliament/2023/Bharatiya_Nagarik_Suraksha_Sanhita,_2023.pdf</w:t>
      </w:r>
    </w:p>
  </w:comment>
  <w:comment w:id="19" w:initials="CL" w:author="Claude" w:date="2026-10-28T00:00:00.000Z">
    <w:p>
      <w:r>
        <w:rPr>
          <w:sz w:val="18"/>
          <w:szCs w:val="18"/>
        </w:rPr>
        <w:t xml:space="preserve">Citation corrected and status added. Delhi High Court W.P.(C) 8998 of 2020 confirmed (notice issued 2 December 2020). Supreme Court transfer petition: notice issued 10 October 2023 (Gavai and P.K. Mishra JJ). No statute authorising CMS, NATGRID or NETRA was located.</w:t>
      </w:r>
    </w:p>
    <w:p>
      <w:r>
        <w:rPr>
          <w:sz w:val="18"/>
          <w:szCs w:val="18"/>
        </w:rPr>
        <w:t xml:space="preserve">[S] SFLC.in: https://sflc.in/legal-challenge-cpil-and-sflcin-surveillance-projects-cms-natgrid-and-netra/</w:t>
      </w:r>
    </w:p>
    <w:p>
      <w:r>
        <w:rPr>
          <w:sz w:val="18"/>
          <w:szCs w:val="18"/>
        </w:rPr>
        <w:t xml:space="preserve">[S] Outlook/PTI: https://www.outlookindia.com/national/sc-seeks-centre-s-stand-on-plea-for-transfer-of-pil-against-netra-natgrid-surveillance-systems-news-326396</w:t>
      </w:r>
    </w:p>
    <w:p>
      <w:r>
        <w:rPr>
          <w:sz w:val="18"/>
          <w:szCs w:val="18"/>
        </w:rPr>
        <w:t xml:space="preserve">UPDATED 30 Oct 2026 (verified): the number T.P.(C) No. 2567 of 2023 is CORRECT. The Supreme Court allowed the transfer petition on 19.03.2025 (Gavai and Masih JJ), directing that W.P.(C) 8998/2020 be heard with W.P.(C) Nos. 61/2019 and 13/2019; the Delhi HC recorded this on 01.04.2025.</w:t>
      </w:r>
    </w:p>
    <w:p>
      <w:r>
        <w:rPr>
          <w:sz w:val="18"/>
          <w:szCs w:val="18"/>
        </w:rPr>
        <w:t xml:space="preserve">[P] SC order 19.03.2025 (Indian Kanoon): https://indiankanoon.org/doc/20444095/ ; SC ROP 10.10.2023: https://indiankanoon.org/doc/61475422/ ; DHC order 01.04.2025: https://indiankanoon.org/doc/31142618/</w:t>
      </w:r>
    </w:p>
  </w:comment>
  <w:comment w:id="20" w:initials="CL" w:author="Claude" w:date="2026-10-28T00:00:00.000Z">
    <w:p>
      <w:r>
        <w:rPr>
          <w:sz w:val="18"/>
          <w:szCs w:val="18"/>
        </w:rPr>
        <w:t xml:space="preserve">Corrected: the list comes from the MHA order S.O. 6227(E) dated 20 December 2018, issued under s.69(1) of the IT Act read with rule 4 of the Interception Rules. The original omitted the Commissioner of Police, Delhi. The authorised body is the Directorate of Signal Intelligence (not the Ministry of Defence), and only for limited service areas. Challenges to the order by IFF, M.L. Sharma and others are pending.</w:t>
      </w:r>
    </w:p>
    <w:p>
      <w:r>
        <w:rPr>
          <w:sz w:val="18"/>
          <w:szCs w:val="18"/>
        </w:rPr>
        <w:t xml:space="preserve">[P] Gazette of India, S.O. 6227(E) (eGazette: https://egazette.gov.in; unavailable during verification)</w:t>
      </w:r>
    </w:p>
    <w:p>
      <w:r>
        <w:rPr>
          <w:sz w:val="18"/>
          <w:szCs w:val="18"/>
        </w:rPr>
        <w:t xml:space="preserve">[S] Tribune India: https://www.tribuneindia.com/news/archive/nation/sc-to-hear-as-and-when-required-pil-against-computer-interception-708078</w:t>
      </w:r>
    </w:p>
    <w:p>
      <w:r>
        <w:rPr>
          <w:sz w:val="18"/>
          <w:szCs w:val="18"/>
        </w:rPr>
        <w:t xml:space="preserve">[S] Bar &amp; Bench: https://www.barandbench.com/news/ministry-of-home-affairs-surveillance-order-challenged-in-supreme-court</w:t>
      </w:r>
    </w:p>
  </w:comment>
  <w:comment w:id="21" w:initials="CL" w:author="Claude" w:date="2026-10-28T00:00:00.000Z">
    <w:p>
      <w:r>
        <w:rPr>
          <w:sz w:val="18"/>
          <w:szCs w:val="18"/>
        </w:rPr>
        <w:t xml:space="preserve">Verified and supplemented. CERT-In Directions No. 20(3)/2022-CERT-In dated 28 April 2022, issued under s.70B(6) and in force from 27 June 2022. The subscriber-validation requirements for data centres, VPS, cloud and VPN providers took effect on 25 September 2022. Clauses (ii) (six-hour reporting), (iii) (information on direction), (iv) (180-day logs held in India) and (v) (5-year records) were verified against the text. No amendment located.</w:t>
      </w:r>
    </w:p>
    <w:p>
      <w:r>
        <w:rPr>
          <w:sz w:val="18"/>
          <w:szCs w:val="18"/>
        </w:rPr>
        <w:t xml:space="preserve">[P] Directions: https://www.cert-in.org.in/PDF/CERT-In_Directions_70B_28.04.2022.pdf</w:t>
      </w:r>
    </w:p>
    <w:p>
      <w:r>
        <w:rPr>
          <w:sz w:val="18"/>
          <w:szCs w:val="18"/>
        </w:rPr>
        <w:t xml:space="preserve">[P] Extension notice: https://www.cert-in.org.in/PDF/CERT-In_directions_extension_MSMEs_and_validation_27.06.2022.pdf</w:t>
      </w:r>
    </w:p>
    <w:p>
      <w:r>
        <w:rPr>
          <w:sz w:val="18"/>
          <w:szCs w:val="18"/>
        </w:rPr>
        <w:t xml:space="preserve">[P] FAQs: https://www.cert-in.org.in/PDF/FAQs_on_CyberSecurityDirections_May2022.pdf</w:t>
      </w:r>
    </w:p>
  </w:comment>
  <w:comment w:id="22" w:initials="CL" w:author="Claude" w:date="2026-10-28T00:00:00.000Z">
    <w:p>
      <w:r>
        <w:rPr>
          <w:sz w:val="18"/>
          <w:szCs w:val="18"/>
        </w:rPr>
        <w:t xml:space="preserve">Corrected. People's Union for Civil Liberties v. Union of India, (1997) 1 SCC 301; AIR 1997 SC 568; decided 18 December 1996. The holding rests mainly on Article 21 (privacy) and Article 19(1)(a). Rule 419A was inserted in 2007 and superseded by G.S.R. 754(E) with effect from 6 December 2024.</w:t>
      </w:r>
    </w:p>
    <w:p>
      <w:r>
        <w:rPr>
          <w:sz w:val="18"/>
          <w:szCs w:val="18"/>
        </w:rPr>
        <w:t xml:space="preserve">[P] Judgment: https://api.sci.gov.in/jonew/judis/14584.pdf</w:t>
      </w:r>
    </w:p>
  </w:comment>
  <w:comment w:id="23" w:initials="CL" w:author="Claude" w:date="2026-10-28T00:00:00.000Z">
    <w:p>
      <w:r>
        <w:rPr>
          <w:sz w:val="18"/>
          <w:szCs w:val="18"/>
        </w:rPr>
        <w:t xml:space="preserve">Citation completed: (2017) 10 SCC 1; W.P.(C) 494 of 2012; decided 24 August 2017; nine-judge bench.</w:t>
      </w:r>
    </w:p>
    <w:p>
      <w:r>
        <w:rPr>
          <w:sz w:val="18"/>
          <w:szCs w:val="18"/>
        </w:rPr>
        <w:t xml:space="preserve">[P] Judgment: https://api.sci.gov.in/supremecourt/2012/35071/35071_2012_Judgement_24-Aug-2017.pdf</w:t>
      </w:r>
    </w:p>
  </w:comment>
  <w:comment w:id="24" w:initials="CL" w:author="Claude" w:date="2026-10-28T00:00:00.000Z">
    <w:p>
      <w:r>
        <w:rPr>
          <w:sz w:val="18"/>
          <w:szCs w:val="18"/>
        </w:rPr>
        <w:t xml:space="preserve">Updated: a data protection law (the DPDP) has now been enacted, but it does not regulate surveillance (see s.17(2)(a) and s.36).</w:t>
      </w:r>
    </w:p>
  </w:comment>
  <w:comment w:id="25" w:initials="CL" w:author="Claude" w:date="2026-10-28T00:00:00.000Z">
    <w:p>
      <w:r>
        <w:rPr>
          <w:sz w:val="18"/>
          <w:szCs w:val="18"/>
        </w:rPr>
        <w:t xml:space="preserve">Corrected spelling and citation: Vinit Kumar v. CBI, Bombay High Court, Criminal Writ Petition No. 2367 of 2019, decided 22 October 2019 (Ranjit More and N.J. Jamdar JJ). See the update below on the pending appeal.</w:t>
      </w:r>
    </w:p>
    <w:p>
      <w:r>
        <w:rPr>
          <w:sz w:val="18"/>
          <w:szCs w:val="18"/>
        </w:rPr>
        <w:t xml:space="preserve">[P] Signed judgment (hosted by Columbia Global Freedom of Expression): https://globalfreedomofexpression.columbia.edu/wp-content/uploads/2019/12/Official-Judgment.pdf</w:t>
      </w:r>
    </w:p>
    <w:p>
      <w:r>
        <w:rPr>
          <w:sz w:val="18"/>
          <w:szCs w:val="18"/>
        </w:rPr>
        <w:t xml:space="preserve">UPDATED 30 Oct 2026: the CBI's SLP (Crl.) No. 902/2020 against this judgment is pending (SC records of proceedings of 06.12.2021 and 05.01.2024). A June 2020 commentary reports a stay; the stay order itself was not located.</w:t>
      </w:r>
    </w:p>
    <w:p>
      <w:r>
        <w:rPr>
          <w:sz w:val="18"/>
          <w:szCs w:val="18"/>
        </w:rPr>
        <w:t xml:space="preserve">[P] SC ROP 05.01.2024 (Indian Kanoon): https://indiankanoon.org/doc/162808939/ ; [P] SC office report: https://api.sci.gov.in/officereport/2020/1353/1353_2020_2020-02-10_195.html</w:t>
      </w:r>
    </w:p>
  </w:comment>
  <w:comment w:id="26" w:initials="CL" w:author="Claude" w:date="2026-10-28T00:00:00.000Z">
    <w:p>
      <w:r>
        <w:rPr>
          <w:sz w:val="18"/>
          <w:szCs w:val="18"/>
        </w:rPr>
        <w:t xml:space="preserve">Corrected. The HRW joint statement of 26 August 2021 refers to at least 300 Indian phone numbers on a leaked list, not 300 confirmed targets. "No evidence" has been qualified, because CMS and NETRA are designed for network-level interception. The committee's findings (August 2022) were reported in the court proceedings.</w:t>
      </w:r>
    </w:p>
    <w:p>
      <w:r>
        <w:rPr>
          <w:sz w:val="18"/>
          <w:szCs w:val="18"/>
        </w:rPr>
        <w:t xml:space="preserve">[S] HRW: https://www.hrw.org/news/2021/08/26/india-spyware-use-violates-supreme-court-privacy-ruling</w:t>
      </w:r>
    </w:p>
    <w:p>
      <w:r>
        <w:rPr>
          <w:sz w:val="18"/>
          <w:szCs w:val="18"/>
        </w:rPr>
        <w:t xml:space="preserve">[S] Business Standard (29 April 2025): https://business-standard.com/india-news/supreme-court-says-technical-report-on-pegasus-will-not-be-made-public-125042900434_1.html</w:t>
      </w:r>
    </w:p>
    <w:p>
      <w:r>
        <w:rPr>
          <w:sz w:val="18"/>
          <w:szCs w:val="18"/>
        </w:rPr>
        <w:t xml:space="preserve">UPDATED 30 Oct 2026: the SC record of proceedings of 25.08.2022 confirms that the reports were taken on record in sealed cover and portions were read out; the '5 of 29 phones' finding comes from press reports of that hearing, not from the signed order.</w:t>
      </w:r>
    </w:p>
    <w:p>
      <w:r>
        <w:rPr>
          <w:sz w:val="18"/>
          <w:szCs w:val="18"/>
        </w:rPr>
        <w:t xml:space="preserve">[P] ROP 25.08.2022 (Indian Kanoon): https://indiankanoon.org/doc/117902715/</w:t>
      </w:r>
    </w:p>
  </w:comment>
  <w:comment w:id="27" w:initials="CL" w:author="Claude" w:date="2026-10-28T00:00:00.000Z">
    <w:p>
      <w:r>
        <w:rPr>
          <w:sz w:val="18"/>
          <w:szCs w:val="18"/>
        </w:rPr>
        <w:t xml:space="preserve">Corrected: India's equivalent of a "federal" government is the Union. The competent authority is the Union or State Home Secretary; under the Telecommunications Interception Rules 2024, the head or second senior-most officer of an agency may issue orders in remote areas or for operational reasons, subject to confirmation within 7 working days.</w:t>
      </w:r>
    </w:p>
    <w:p>
      <w:r>
        <w:rPr>
          <w:sz w:val="18"/>
          <w:szCs w:val="18"/>
        </w:rPr>
        <w:t xml:space="preserve">[P] G.S.R. 754(E) (DoT link in comment on the Telecommunications Interception Rules).</w:t>
      </w:r>
    </w:p>
  </w:comment>
  <w:comment w:id="28" w:initials="CL" w:author="Claude" w:date="2026-10-28T00:00:00.000Z">
    <w:p>
      <w:r>
        <w:rPr>
          <w:sz w:val="18"/>
          <w:szCs w:val="18"/>
        </w:rPr>
        <w:t xml:space="preserve">Updated and qualified. BSA (Act 47 of 2023) in force from 1 July 2024; s.132 replaces s.126 of the Indian Evidence Act. In re: Summoning Advocates, Suo Motu W.P.(Crl.) No. 2 of 2025, decided 31 October 2025 (Gavai CJI, K. Vinod Chandran and N.V. Anjaria JJ). Neither the IT Act nor the Telecommunications Act, nor their interception rules, contains a carve-out for privileged communications.</w:t>
      </w:r>
    </w:p>
    <w:p>
      <w:r>
        <w:rPr>
          <w:sz w:val="18"/>
          <w:szCs w:val="18"/>
        </w:rPr>
        <w:t xml:space="preserve">[P] BSA (India Code): https://www.indiacode.nic.in/bitstream/123456789/20063/1/aa202347.pdf</w:t>
      </w:r>
    </w:p>
    <w:p>
      <w:r>
        <w:rPr>
          <w:sz w:val="18"/>
          <w:szCs w:val="18"/>
        </w:rPr>
        <w:t xml:space="preserve">[P] Judgment (LiveLaw-hosted copy): https://www.livelaw.in/pdf_upload/2025-livelaw-sc-1051-in-re-summoning-advocates-31-oct-2025-631600.pdf</w:t>
      </w:r>
    </w:p>
    <w:p>
      <w:r>
        <w:rPr>
          <w:sz w:val="18"/>
          <w:szCs w:val="18"/>
        </w:rPr>
        <w:t xml:space="preserve">[S] SCC Online: https://www.scconline.com/blog/post/2025/11/11/supreme-court-fortifies-advocate-client-privilege/</w:t>
      </w:r>
    </w:p>
  </w:comment>
  <w:comment w:id="29" w:initials="CL" w:author="Claude" w:date="2026-10-28T00:00:00.000Z">
    <w:p>
      <w:r>
        <w:rPr>
          <w:sz w:val="18"/>
          <w:szCs w:val="18"/>
        </w:rPr>
        <w:t xml:space="preserve">Verified and supplemented. Articles 32 and 226 of the Constitution; Article 21 applies to "any person". Practical limits: targets are not notified of interception, and records are destroyed (rule 23(1) of the IT Interception Rules as amended in 2024; Telecommunications Interception Rules 2024). This is relevant to the EDPB's "effective remedy" assessment.</w:t>
      </w:r>
    </w:p>
  </w:comment>
  <w:comment w:id="30" w:initials="CL" w:author="Claude" w:date="2026-10-28T00:00:00.000Z">
    <w:p>
      <w:r>
        <w:rPr>
          <w:sz w:val="18"/>
          <w:szCs w:val="18"/>
        </w:rPr>
        <w:t xml:space="preserve">Corrected: factual error. The Supreme Court declined the Union of India's plea to appoint its own expert committee (order of 27 October 2021, paras 55–57) and appointed a committee overseen by Justice R.V. Raveendran. On 29 April 2025 the Court said the technical report would not be made public. The matter is pending.</w:t>
      </w:r>
    </w:p>
    <w:p>
      <w:r>
        <w:rPr>
          <w:sz w:val="18"/>
          <w:szCs w:val="18"/>
        </w:rPr>
        <w:t xml:space="preserve">[P] Order: https://api.sci.gov.in/supremecourt/2021/16884/16884_2021_1_1501_30827_Judgement_27-Oct-2021.pdf</w:t>
      </w:r>
    </w:p>
    <w:p>
      <w:r>
        <w:rPr>
          <w:sz w:val="18"/>
          <w:szCs w:val="18"/>
        </w:rPr>
        <w:t xml:space="preserve">[S] Business Standard (29 April 2025): https://business-standard.com/india-news/supreme-court-says-technical-report-on-pegasus-will-not-be-made-public-125042900434_1.html</w:t>
      </w:r>
    </w:p>
    <w:p>
      <w:r>
        <w:rPr>
          <w:sz w:val="18"/>
          <w:szCs w:val="18"/>
        </w:rPr>
        <w:t xml:space="preserve">UPDATED 30 Oct 2026: the ROP of 22.04.2025 lists the matter for 29.04.2025; no signed order recording the non-disclosure statement was located, so it is attributed to press reports.</w:t>
      </w:r>
    </w:p>
    <w:p>
      <w:r>
        <w:rPr>
          <w:sz w:val="18"/>
          <w:szCs w:val="18"/>
        </w:rPr>
        <w:t xml:space="preserve">[P] ROP 22.04.2025 (Indian Kanoon): https://indiankanoon.org/doc/96841127/</w:t>
      </w:r>
    </w:p>
  </w:comment>
  <w:comment w:id="31" w:initials="CL" w:author="Claude" w:date="2026-10-28T00:00:00.000Z">
    <w:p>
      <w:r>
        <w:rPr>
          <w:sz w:val="18"/>
          <w:szCs w:val="18"/>
        </w:rPr>
        <w:t xml:space="preserve">Updated: a privacy law (the DPDP) has been enacted; the surveillance-reform recommendation remains unaddressed. PLEASE CONFIRM: the original does not say which "Act" is meant. It has been changed to the DPDP on that assumption; if the Telecommunications Act was intended, cite s.20 instead.</w:t>
      </w:r>
    </w:p>
  </w:comment>
  <w:comment w:id="32" w:initials="CL" w:author="Claude" w:date="2026-10-28T00:00:00.000Z">
    <w:p>
      <w:r>
        <w:rPr>
          <w:sz w:val="18"/>
          <w:szCs w:val="18"/>
        </w:rPr>
        <w:t xml:space="preserve">Added (new rules not covered in the original). Verified against MeitY's consolidated text of the Intermediary Rules (updated to 10 February 2026): rule 3(1)(j) (72 hours, unchanged by the 2026 amendment), rule 4(2) (traceability), rule 3(1)(d) ("three hours", substituted by G.S.R. 120(E) for "thirty-six hours"). Principal rules: G.S.R. 139(E), 25 February 2021. WhatsApp's challenge (Delhi HC, notice issued August 2021) is pending; no final judgment located.</w:t>
      </w:r>
    </w:p>
    <w:p>
      <w:r>
        <w:rPr>
          <w:sz w:val="18"/>
          <w:szCs w:val="18"/>
        </w:rPr>
        <w:t xml:space="preserve">[P] MeitY consolidated rules (updated 10.02.2026): https://www.meity.gov.in/static/uploads/2026/03/0b576f2071694b52e4cd6bb1b6dfab1e.pdf</w:t>
      </w:r>
    </w:p>
    <w:p>
      <w:r>
        <w:rPr>
          <w:sz w:val="18"/>
          <w:szCs w:val="18"/>
        </w:rPr>
        <w:t xml:space="preserve">[P] MeitY FAQs on the 2026 amendment: https://www.meity.gov.in/static/uploads/2025/10/065b6deb585441b5ccdf8be42502a49c.pdf</w:t>
      </w:r>
    </w:p>
    <w:p>
      <w:r>
        <w:rPr>
          <w:sz w:val="18"/>
          <w:szCs w:val="18"/>
        </w:rPr>
        <w:t xml:space="preserve">[P] Original 2021 Gazette text (Telangana High Court copy): https://www.thc.nic.in/Central%20Governmental%20Rules/IT(Intermediary%20Guidelines%20and%20Digital%20Media%20Ethics%20Code)%20Rules,%202021.pdf</w:t>
      </w:r>
    </w:p>
    <w:p>
      <w:r>
        <w:rPr>
          <w:sz w:val="18"/>
          <w:szCs w:val="18"/>
        </w:rPr>
        <w:t xml:space="preserve">[S] LiveLaw (WhatsApp challenge): https://www.livelaw.in/top-stories/delhi-high-court-notice-centre-whatsapps-plea-challenging-traceability-clause-under-it-rules-2021-180387</w:t>
      </w:r>
    </w:p>
    <w:p>
      <w:r>
        <w:rPr>
          <w:sz w:val="18"/>
          <w:szCs w:val="18"/>
        </w:rPr>
        <w:t xml:space="preserve">UPDATED 30 Oct 2026: Delhi HC order of 14.07.2026 in the batch including W.P.(C) 7284/2021 (WhatsApp) records that the subject is 'in active consideration before the Government' and re-lists the matters on 17.11.2026.</w:t>
      </w:r>
    </w:p>
    <w:p>
      <w:r>
        <w:rPr>
          <w:sz w:val="18"/>
          <w:szCs w:val="18"/>
        </w:rPr>
        <w:t xml:space="preserve">[P] DHC order 14.07.2026 (Indian Kanoon): https://indiankanoon.org/doc/62459562/</w:t>
      </w:r>
    </w:p>
  </w:comment>
  <w:comment w:id="33" w:initials="CL" w:author="Claude" w:date="2026-10-28T00:00:00.000Z">
    <w:p>
      <w:r>
        <w:rPr>
          <w:sz w:val="18"/>
          <w:szCs w:val="18"/>
        </w:rPr>
        <w:t xml:space="preserve">Added. Verified against the Gazette text: G.S.R. 720(E) dated 21 November 2024, rule 3(1)–(3).</w:t>
      </w:r>
    </w:p>
    <w:p>
      <w:r>
        <w:rPr>
          <w:sz w:val="18"/>
          <w:szCs w:val="18"/>
        </w:rPr>
        <w:t xml:space="preserve">[P] Gazette (Telangana High Court copy, which also contains the 2025 amendment): https://www.thc.nic.in/Central%20Governmental%20Rules/Telecommunications%20(Telecom%20Cyber%20Security)%20Rules,%202024.pdf</w:t>
      </w:r>
    </w:p>
  </w:comment>
  <w:comment w:id="34" w:initials="CL" w:author="Claude" w:date="2026-10-28T00:00:00.000Z">
    <w:p>
      <w:r>
        <w:rPr>
          <w:sz w:val="18"/>
          <w:szCs w:val="18"/>
        </w:rPr>
        <w:t xml:space="preserve">Added. Verified against the Gazette text: G.S.R. 771(E) dated 22 October 2025 (definition of TIUE in rule 2(1)(i); new rule 3(1)(aa); substituted rule 5(6); new rule 7A, the MNV platform).</w:t>
      </w:r>
    </w:p>
    <w:p>
      <w:r>
        <w:rPr>
          <w:sz w:val="18"/>
          <w:szCs w:val="18"/>
        </w:rPr>
        <w:t xml:space="preserve">SIM-binding directions of 28 November 2025: verified from the PIB release of 1 December 2025 (copy hosted by DoT).</w:t>
      </w:r>
    </w:p>
    <w:p>
      <w:r>
        <w:rPr>
          <w:sz w:val="18"/>
          <w:szCs w:val="18"/>
        </w:rPr>
        <w:t xml:space="preserve">PLEASE NOTE: the extension to 31 December 2026 is reported by PTI from official sources, but no published DoT order was located.</w:t>
      </w:r>
    </w:p>
    <w:p>
      <w:r>
        <w:rPr>
          <w:sz w:val="18"/>
          <w:szCs w:val="18"/>
        </w:rPr>
        <w:t xml:space="preserve">[P] Gazette (Telangana High Court copy): https://www.thc.nic.in/Central%20Governmental%20Rules/Telecommunications%20(Telecom%20Cyber%20Security)%20Rules,%202024.pdf</w:t>
      </w:r>
    </w:p>
    <w:p>
      <w:r>
        <w:rPr>
          <w:sz w:val="18"/>
          <w:szCs w:val="18"/>
        </w:rPr>
        <w:t xml:space="preserve">[P] PIB release (DoT copy): https://www.dot.gov.in/static/uploads/2025/12/4599a9925468a2648d43e3ff724e7f0c.pdf ; PIB: https://www.pib.gov.in/PressReleasePage.aspx?PRID=2197146</w:t>
      </w:r>
    </w:p>
    <w:p>
      <w:r>
        <w:rPr>
          <w:sz w:val="18"/>
          <w:szCs w:val="18"/>
        </w:rPr>
        <w:t xml:space="preserve">[S] Outlook Business/PTI (2 April 2026), extension: https://www.outlookbusiness.com/economy-and-policy/dot-extends-sim-binding-deadline-for-messaging-apps-to-dec-31</w:t>
      </w:r>
    </w:p>
  </w:comment>
  <w:comment w:id="35" w:initials="CL" w:author="Claude" w:date="2026-10-28T00:00:00.000Z">
    <w:p>
      <w:r>
        <w:rPr>
          <w:sz w:val="18"/>
          <w:szCs w:val="18"/>
        </w:rPr>
        <w:t xml:space="preserve">Added. Verified against DoT's Gazette copy of G.S.R. 513(E) dated 23 June 2026: rules 33(1), 33(3), 37(1), 44, 45(2) and 47(2). The notification date is confirmed by the Lok Sabha answer of 5 August 2026.</w:t>
      </w:r>
    </w:p>
    <w:p>
      <w:r>
        <w:rPr>
          <w:sz w:val="18"/>
          <w:szCs w:val="18"/>
        </w:rPr>
        <w:t xml:space="preserve">[P] DoT Gazette copy: https://www.dot.gov.in/static/uploads/2026/06/b981573e59f32264e099912a9154dacb.pdf</w:t>
      </w:r>
    </w:p>
    <w:p>
      <w:r>
        <w:rPr>
          <w:sz w:val="18"/>
          <w:szCs w:val="18"/>
        </w:rPr>
        <w:t xml:space="preserve">[P] Lok Sabha Unstarred Question No. 2902 (5 August 2026): https://sansad.in/getFile/lsapps/loksabhaquestions/annex/188/AU2902_UUpSDw.pdf</w:t>
      </w:r>
    </w:p>
    <w:p>
      <w:r>
        <w:rPr>
          <w:sz w:val="18"/>
          <w:szCs w:val="18"/>
        </w:rPr>
        <w:t xml:space="preserve">[S] Khaitan &amp; Co (26 June 2026): https://www.khaitanco.com/sites/default/files/2026-06/Ergo_Principal%20Telecom%20Authorisation%20Rules_26062026.pdf</w:t>
      </w:r>
    </w:p>
  </w:comment>
  <w:comment w:id="36" w:initials="CL" w:author="Claude" w:date="2026-10-28T00:00:00.000Z">
    <w:p>
      <w:r>
        <w:rPr>
          <w:sz w:val="18"/>
          <w:szCs w:val="18"/>
        </w:rPr>
        <w:t xml:space="preserve">Added. The Supreme Court record of proceedings dated 16 February 2026 (CJI Surya Kant, Joymalya Bagchi and Vipul M. Pancholi JJ) records only "Issue notice, returnable on 23.03.2026". The larger-bench reference and refusal of a stay come from press reports, not the signed order. The provisions challenged were verified from the Venkatesh Nayak writ petition. The DNPA petition (Diary No. 45589/2026; notice issued 27 October 2026) is known from a press report only.</w:t>
      </w:r>
    </w:p>
    <w:p>
      <w:r>
        <w:rPr>
          <w:sz w:val="18"/>
          <w:szCs w:val="18"/>
        </w:rPr>
        <w:t xml:space="preserve">[P] SC record of proceedings, 16.02.2026 (LiveLaw-hosted copy): https://www.livelaw.in/pdf_upload/2026/02/18/776520262026-02-16-656727.pdf</w:t>
      </w:r>
    </w:p>
    <w:p>
      <w:r>
        <w:rPr>
          <w:sz w:val="18"/>
          <w:szCs w:val="18"/>
        </w:rPr>
        <w:t xml:space="preserve">[P] Venkatesh Nayak writ petition (SC Observer-hosted copy): https://www.scobserver.in/wp-content/uploads/2026/02/Venkatesh-Nayak-v-Union-of-India-Writ-Petition.pdf</w:t>
      </w:r>
    </w:p>
    <w:p>
      <w:r>
        <w:rPr>
          <w:sz w:val="18"/>
          <w:szCs w:val="18"/>
        </w:rPr>
        <w:t xml:space="preserve">[S] LiveLaw (larger bench): https://www.livelaw.in/top-stories/supreme-court-refers-pleas-challenging-dpdp-act-amendment-to-rti-act-to-larger-bench-523266</w:t>
      </w:r>
    </w:p>
    <w:p>
      <w:r>
        <w:rPr>
          <w:sz w:val="18"/>
          <w:szCs w:val="18"/>
        </w:rPr>
        <w:t xml:space="preserve">[S] LiveLaw (DNPA, 27.10.2026): https://www.livelaw.in/top-stories/newsrooms-will-shutdown-digital-wings-of-legacy-media-move-supreme-court-challenging-personal-data-protection-law-556103</w:t>
      </w:r>
    </w:p>
    <w:p>
      <w:r>
        <w:rPr>
          <w:sz w:val="18"/>
          <w:szCs w:val="18"/>
        </w:rPr>
        <w:t xml:space="preserve">UPDATED 30 Oct 2026 (CORRECTION): the signed ROPs of 23.03.2026 and 07.08.2026 show the matters still before a three-judge bench (CJI, Bagchi J, and Pancholi J / V. Mohana J), with W.P.(C) Nos. 211, 212, 275, 286, 447, 655 and 722 of 2026 tagged. The earlier press report of a reference to a larger bench is not reflected in these orders. DNPA ROP 27.10.2026: notice issued; tagged with W.P.(C) 177/2026.</w:t>
      </w:r>
    </w:p>
    <w:p>
      <w:r>
        <w:rPr>
          <w:sz w:val="18"/>
          <w:szCs w:val="18"/>
        </w:rPr>
        <w:t xml:space="preserve">[P] ROP 23.03.2026: https://indiankanoon.org/doc/15439728/ ; ROP 07.08.2026: https://indiankanoon.org/doc/168596788/ ; DNPA ROP 27.10.2026: https://indiankanoon.org/doc/140217908/</w:t>
      </w:r>
    </w:p>
  </w:comment>
  <w:comment w:id="37" w:initials="CL" w:author="Claude" w:date="2026-10-28T00:00:00.000Z">
    <w:p>
      <w:r>
        <w:rPr>
          <w:sz w:val="18"/>
          <w:szCs w:val="18"/>
        </w:rPr>
        <w:t xml:space="preserve">Added: relevant because the data importer is immigration counsel. Verified against the Gazette text of the Act (assent 4 April 2025): ss. 8, 9, 10, 17 and 36 (repeal). Rules: G.S.R. 596(E) dated 1 September 2025; amendment G.S.R. 424(E) dated 1 June 2026. The commencement notification (S.O. 3981(E), 31 August 2025, appointing 1 September 2025) is reported in secondary sources; the MHA-hosted copy was not retrievable.</w:t>
      </w:r>
    </w:p>
    <w:p>
      <w:r>
        <w:rPr>
          <w:sz w:val="18"/>
          <w:szCs w:val="18"/>
        </w:rPr>
        <w:t xml:space="preserve">[P] Act (Gazette, Telangana High Court copy): https://thc.nic.in/Central%20Governmental%20Acts/Immigration%20and%20Foreigners%20Act,%202025.pdf</w:t>
      </w:r>
    </w:p>
    <w:p>
      <w:r>
        <w:rPr>
          <w:sz w:val="18"/>
          <w:szCs w:val="18"/>
        </w:rPr>
        <w:t xml:space="preserve">[P] Rules and 2026 amendment (Gazette, Telangana High Court copy): https://thc.nic.in/Central%20Governmental%20Rules/Immigration%20and%20Foreigners%20Rules,%202025..pdf</w:t>
      </w:r>
    </w:p>
    <w:p>
      <w:r>
        <w:rPr>
          <w:sz w:val="18"/>
          <w:szCs w:val="18"/>
        </w:rPr>
        <w:t xml:space="preserve">[S] SCC Online (commencement): https://www.scconline.com/blog/post/2025/09/01/immigration-and-foreigners-act-2024-comes-into-force/</w:t>
      </w:r>
    </w:p>
  </w:comment>
  <w:comment w:id="38" w:initials="CL" w:author="Claude" w:date="2026-10-28T00:00:00.000Z">
    <w:p>
      <w:r>
        <w:rPr>
          <w:sz w:val="18"/>
          <w:szCs w:val="18"/>
        </w:rPr>
        <w:t xml:space="preserve">Added. Verified against the judgment (Anand Venkatesh J., delivered 02.07.2025; neutral citation 2025:MHC:1510). The order quashed was issued under s.5(2) of the Telegraph Act and rule 419A.</w:t>
      </w:r>
    </w:p>
    <w:p>
      <w:r>
        <w:rPr>
          <w:sz w:val="18"/>
          <w:szCs w:val="18"/>
        </w:rPr>
        <w:t xml:space="preserve">[P] Judgment (Bar &amp; Bench-hosted copy): https://images.assettype.com/barandbench/2025-07-02/p0h6ap6z/P__Kishore_v__The_Secretary_to_Government.pdf</w:t>
      </w:r>
    </w:p>
    <w:p>
      <w:r>
        <w:rPr>
          <w:sz w:val="18"/>
          <w:szCs w:val="18"/>
        </w:rPr>
        <w:t xml:space="preserve">[S] Verdictum: https://www.verdictum.in/court-updates/high-courts/madras-high-court/p-kishore-v-the-secretary-to-government-of-india-2025-mhc-1510-right-to-privacy-phone-tapping-1583376</w:t>
      </w:r>
    </w:p>
  </w:comment>
  <w:comment w:id="39" w:initials="CL" w:author="Claude" w:date="2026-10-28T00:00:00.000Z">
    <w:p>
      <w:r>
        <w:rPr>
          <w:sz w:val="18"/>
          <w:szCs w:val="18"/>
        </w:rPr>
        <w:t xml:space="preserve">Added. Verified against the signed judgment (Ramesh Sinha CJ and Ravindra Kumar Agrawal J., 03.08.2026; 2026:CGHC:33468-DB). The judgment also records counsel's reliance on Jatinder Pal Singh v. CBI (Del HC, 2022), Dr. S.M. Mannan v. CBI (Kar HC, 2024) and K.L.D. Nagasree v. Government of India (AP HC, said to have been affirmed by the Supreme Court on 15.04.2025 in SLP (Crl.) 5584/2025). Nagasree and Mannan were later verified (see update below); Jatinder Pal Singh is at https://indiankanoon.org/doc/183922940/.</w:t>
      </w:r>
    </w:p>
    <w:p>
      <w:r>
        <w:rPr>
          <w:sz w:val="18"/>
          <w:szCs w:val="18"/>
        </w:rPr>
        <w:t xml:space="preserve">[P] Judgment (Bar &amp; Bench-hosted copy): https://images.assettype.com/barandbench/2026-08-07/ogupaz45/Shri_Ravi_Shankar_Ji_Maharaj_vs_CBI_and_ors_.pdf</w:t>
      </w:r>
    </w:p>
    <w:p>
      <w:r>
        <w:rPr>
          <w:sz w:val="18"/>
          <w:szCs w:val="18"/>
        </w:rPr>
        <w:t xml:space="preserve">[S] Verdictum: https://www.verdictum.in/chhattisgarh-high-court/shri-ravi-shankar-ji-maharaj-v-central-bureau-of-investigation-2026cghc33468-d-phone-tapping-home-ministry-nor-review-committee-1619442</w:t>
      </w:r>
    </w:p>
    <w:p>
      <w:r>
        <w:rPr>
          <w:sz w:val="18"/>
          <w:szCs w:val="18"/>
        </w:rPr>
        <w:t xml:space="preserve">UPDATED 30 Oct 2026 (verified): K.L.D. Nagasree (AP HC, 11.12.2006) was affirmed by an AP Division Bench on 20.07.2023 (W.A. 70/2007). The CBI's SLP (Crl.) 5584/2025 was dismissed on 15.04.2025 'leaving the question of law open', and the review was dismissed on 21.01.2026, so the Supreme Court has not decided the point. Dr S.M. Mannan v. CBI (Kar HC, 22.04.2024) is under appeal in SLP (Crl.) 15787/2024 (pending).</w:t>
      </w:r>
    </w:p>
    <w:p>
      <w:r>
        <w:rPr>
          <w:sz w:val="18"/>
          <w:szCs w:val="18"/>
        </w:rPr>
        <w:t xml:space="preserve">[P] SC ROP 15.04.2025: https://indiankanoon.org/doc/125457235/ ; review 21.01.2026: https://indiankanoon.org/doc/153628091/ ; Mannan SLP ROP 23.04.2025: https://indiankanoon.org/doc/54916922/</w:t>
      </w:r>
    </w:p>
  </w:comment>
  <w:comment w:id="40" w:initials="CL" w:author="Claude" w:date="2026-10-28T00:00:00.000Z">
    <w:p>
      <w:r>
        <w:rPr>
          <w:sz w:val="18"/>
          <w:szCs w:val="18"/>
        </w:rPr>
        <w:t xml:space="preserve">Added (weighs against the "practically limited" factor). Verified against the judgment (Amit Mahajan J., delivered 26.06.2025; 2025:DHC:5019), paras 28 and 39; petition dismissed (para 55).</w:t>
      </w:r>
    </w:p>
    <w:p>
      <w:r>
        <w:rPr>
          <w:sz w:val="18"/>
          <w:szCs w:val="18"/>
        </w:rPr>
        <w:t xml:space="preserve">[P] Delhi High Court pronouncement list, 26.06.2025: https://delhihighcourt.nic.in/files/2025-06/announcements/jud-26062025.pdf</w:t>
      </w:r>
    </w:p>
    <w:p>
      <w:r>
        <w:rPr>
          <w:sz w:val="18"/>
          <w:szCs w:val="18"/>
        </w:rPr>
        <w:t xml:space="preserve">[P] Judgment (court-signed copy hosted by LawChakra): https://lawchakra.in/wp-content/uploads/2025/07/LawChakra-AAKASH-DEEP-CHOUHAN-versus-CBI-ANR.pdf</w:t>
      </w:r>
    </w:p>
    <w:p>
      <w:r>
        <w:rPr>
          <w:sz w:val="18"/>
          <w:szCs w:val="18"/>
        </w:rPr>
        <w:t xml:space="preserve">[S] Verdictum: https://www.verdictum.in/court-updates/high-courts/delhi-high-court/aakash-deep-chouhan-v-cbi-2025-dhc-5019-phone-call-interceptions-corruption-case-1584021</w:t>
      </w:r>
    </w:p>
  </w:comment>
  <w:comment w:id="41" w:initials="CL" w:author="Claude" w:date="2026-10-28T00:00:00.000Z">
    <w:p>
      <w:r>
        <w:rPr>
          <w:sz w:val="18"/>
          <w:szCs w:val="18"/>
        </w:rPr>
        <w:t xml:space="preserve">Added. Verified against the SC records of proceedings: Future Gaming (Oka and Mithal JJ, 13.12.2024; ad-interim relief in terms of prayers (i) and (ii)); Foundation for Media Professionals (W.P.(Crl.) 395/2022, order of 09.10.2023). No final decision located in either matter.</w:t>
      </w:r>
    </w:p>
    <w:p>
      <w:r>
        <w:rPr>
          <w:sz w:val="18"/>
          <w:szCs w:val="18"/>
        </w:rPr>
        <w:t xml:space="preserve">[P] Future Gaming order, 13.12.2024: https://api.sci.gov.in/supremecourt/2024/57510/57510_2024_5_86_58074_Order_13-Dec-2024.pdf</w:t>
      </w:r>
    </w:p>
    <w:p>
      <w:r>
        <w:rPr>
          <w:sz w:val="18"/>
          <w:szCs w:val="18"/>
        </w:rPr>
        <w:t xml:space="preserve">[P] FMP order, 09.10.2023: https://main.sci.gov.in/supremecourt/2022/29892/29892_2022_2_802_47504_Order_09-Oct-2023.pdf</w:t>
      </w:r>
    </w:p>
    <w:p>
      <w:r>
        <w:rPr>
          <w:sz w:val="18"/>
          <w:szCs w:val="18"/>
        </w:rPr>
        <w:t xml:space="preserve">[P] FMP writ petition (SC Observer-hosted copy): https://www.scobserver.in/wp-content/uploads/2023/11/Petition-filed-by-Foundation-for-Media-Professionals.pdf</w:t>
      </w:r>
    </w:p>
    <w:p>
      <w:r>
        <w:rPr>
          <w:sz w:val="18"/>
          <w:szCs w:val="18"/>
        </w:rPr>
        <w:t xml:space="preserve">[S] SC Observer case page: https://www.scobserver.in/cases/guidelines-for-search-and-seizure-of-digital-devices-foundation-for-media-professionals-v-union-of-india/</w:t>
      </w:r>
    </w:p>
    <w:p>
      <w:r>
        <w:rPr>
          <w:sz w:val="18"/>
          <w:szCs w:val="18"/>
        </w:rPr>
        <w:t xml:space="preserve">UPDATED 30 Oct 2026: both matters are in the same batch; ROP of 06.02.2026 (CJI Surya Kant and Bagchi J) continues interim orders and lists the batch on 14.04.2026; no later order located.</w:t>
      </w:r>
    </w:p>
    <w:p>
      <w:r>
        <w:rPr>
          <w:sz w:val="18"/>
          <w:szCs w:val="18"/>
        </w:rPr>
        <w:t xml:space="preserve">[P] ROP 06.02.2026 (Indian Kanoon): https://indiankanoon.org/doc/25058995/ ; FMP ROP 07.11.2023: https://indiankanoon.org/doc/89801401/</w:t>
      </w:r>
    </w:p>
  </w:comment>
  <w:comment w:id="42" w:initials="CL" w:author="Claude" w:date="2026-10-28T00:00:00.000Z">
    <w:p>
      <w:r>
        <w:rPr>
          <w:sz w:val="18"/>
          <w:szCs w:val="18"/>
        </w:rPr>
        <w:t xml:space="preserve">Added: qualifies "regardless of their citizenship". Verified against the judgment (M. Nagaprasanna J., pronounced 24.09.2025), para 17.2 ("citizen centric and not person centric"). Appeal: announced by X Corp; status not verified.</w:t>
      </w:r>
    </w:p>
    <w:p>
      <w:r>
        <w:rPr>
          <w:sz w:val="18"/>
          <w:szCs w:val="18"/>
        </w:rPr>
        <w:t xml:space="preserve">[P] Judgment (Bar &amp; Bench-hosted copy): https://images.assettype.com/barandbench/2025-09-27/zm5a4acm/X_corp_Vs_Union_of_India.pdf</w:t>
      </w:r>
    </w:p>
    <w:p>
      <w:r>
        <w:rPr>
          <w:sz w:val="18"/>
          <w:szCs w:val="18"/>
        </w:rPr>
        <w:t xml:space="preserve">[S] LiveLaw: https://www.livelaw.in/high-court/karnataka-high-court/x-corp-karnataka-high-court-article-19-indian-laws-regulating-social-media-305375</w:t>
      </w:r>
    </w:p>
  </w:comment>
  <w:comment w:id="43" w:initials="CL" w:author="Claude" w:date="2026-10-28T00:00:00.000Z">
    <w:p>
      <w:r>
        <w:rPr>
          <w:sz w:val="18"/>
          <w:szCs w:val="18"/>
        </w:rPr>
        <w:t xml:space="preserve">Added. Anuradha Bhasin v. Union of India, W.P.(C) 1031 of 2019, decided 10 January 2020; (2020) 3 SCC 637.</w:t>
      </w:r>
    </w:p>
    <w:p>
      <w:r>
        <w:rPr>
          <w:sz w:val="18"/>
          <w:szCs w:val="18"/>
        </w:rPr>
        <w:t xml:space="preserve">[P] Judgment: https://api.sci.gov.in/supremecourt/2019/28817/28817_2019_2_1501_19350_Judgement_10-Jan-2020.pdf</w:t>
      </w:r>
    </w:p>
  </w:comment>
  <w:comment w:id="44" w:initials="CL" w:author="Claude" w:date="2026-10-28T00:00:00.000Z">
    <w:p>
      <w:r>
        <w:rPr>
          <w:sz w:val="18"/>
          <w:szCs w:val="18"/>
        </w:rPr>
        <w:t xml:space="preserve">Added for completeness (US onward transfers only). General Court judgment of 3 September 2025 in T-553/23 (action dismissed), published in OJ C/2025/5446. Appeal C-703/25 P lodged 31 October 2025. The EUR-Lex and CURIA pages could not be retrieved automatically during verification; please check them directly.</w:t>
      </w:r>
    </w:p>
    <w:p>
      <w:r>
        <w:rPr>
          <w:sz w:val="18"/>
          <w:szCs w:val="18"/>
        </w:rPr>
        <w:t xml:space="preserve">[P] EUR-Lex (CELEX 62023TJ0553): https://eur-lex.europa.eu/legal-content/EN/TXT/?uri=CELEX:62023TJ0553</w:t>
      </w:r>
    </w:p>
    <w:p>
      <w:r>
        <w:rPr>
          <w:sz w:val="18"/>
          <w:szCs w:val="18"/>
        </w:rPr>
        <w:t xml:space="preserve">[P] CURIA case search: https://curia.europa.eu/juris/liste.jsf?num=C-703/25</w:t>
      </w:r>
    </w:p>
    <w:p>
      <w:r>
        <w:rPr>
          <w:sz w:val="18"/>
          <w:szCs w:val="18"/>
        </w:rPr>
        <w:t xml:space="preserve">[S] WilmerHale (1 December 2025): https://www.wilmerhale.com/en/insights/blogs/wilmerhale-privacy-and-cybersecurity-law/20251201-european-court-of-justice-to-review-challenge-to-eu-us-data-privacy-framework</w:t>
      </w:r>
    </w:p>
  </w:comment>
  <w:comment w:id="45" w:initials="CL" w:author="Claude" w:date="2026-10-28T00:00:00.000Z">
    <w:p>
      <w:r>
        <w:rPr>
          <w:sz w:val="18"/>
          <w:szCs w:val="18"/>
        </w:rPr>
        <w:t xml:space="preserve">Added: the original refers to UK law. Verified: Data (Use and Access) Act 2025, Schedule 7 (transfers; "not materially lower" test). Commencement on 5 February 2026 by S.I. 2026/82, reg. 2.</w:t>
      </w:r>
    </w:p>
    <w:p>
      <w:r>
        <w:rPr>
          <w:sz w:val="18"/>
          <w:szCs w:val="18"/>
        </w:rPr>
        <w:t xml:space="preserve">[P] Data (Use and Access) Act 2025, Schedule 7: https://www.legislation.gov.uk/ukpga/2025/18/schedule/7</w:t>
      </w:r>
    </w:p>
    <w:p>
      <w:r>
        <w:rPr>
          <w:sz w:val="18"/>
          <w:szCs w:val="18"/>
        </w:rPr>
        <w:t xml:space="preserve">[P] Commencement No. 6 Regulations 2026 (S.I. 2026/82): https://www.legislation.gov.uk/uksi/2026/82/contents/made</w:t>
      </w:r>
    </w:p>
  </w:comment>
  <w:comment w:id="46" w:initials="CL" w:author="Claude" w:date="2026-10-28T00:00:00.000Z">
    <w:p>
      <w:r>
        <w:rPr>
          <w:sz w:val="18"/>
          <w:szCs w:val="18"/>
        </w:rPr>
        <w:t xml:space="preserve">Added: explains where FISA remains relevant (US sub-processors). See the comment on the previous change.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DTIA India – verified redline (28 October 2026)</dc:title>
  <dc:creator>Claude</dc:creator>
  <cp:lastModifiedBy>Un-named</cp:lastModifiedBy>
  <cp:revision>1</cp:revision>
  <dcterms:created xsi:type="dcterms:W3CDTF">2026-10-30T04:40:58.869Z</dcterms:created>
  <dcterms:modified xsi:type="dcterms:W3CDTF">2026-10-30T04:40:58.870Z</dcterms:modified>
</cp:coreProperties>
</file>

<file path=docProps/custom.xml><?xml version="1.0" encoding="utf-8"?>
<Properties xmlns="http://schemas.openxmlformats.org/officeDocument/2006/custom-properties" xmlns:vt="http://schemas.openxmlformats.org/officeDocument/2006/docPropsVTypes"/>
</file>